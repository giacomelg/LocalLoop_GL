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F9BA" w14:textId="4A7F9340" w:rsidR="00203022" w:rsidRDefault="00203022" w:rsidP="00FA7EA3">
      <w:pPr>
        <w:pStyle w:val="NoSpacing"/>
        <w:jc w:val="center"/>
        <w:rPr>
          <w:rFonts w:ascii="Cambria" w:hAnsi="Cambria" w:cs="Cambria"/>
          <w:caps/>
          <w:lang w:val="fr-BE"/>
        </w:rPr>
      </w:pPr>
    </w:p>
    <w:tbl>
      <w:tblPr>
        <w:tblW w:w="5000" w:type="pct"/>
        <w:jc w:val="center"/>
        <w:tblLook w:val="0000" w:firstRow="0" w:lastRow="0" w:firstColumn="0" w:lastColumn="0" w:noHBand="0" w:noVBand="0"/>
      </w:tblPr>
      <w:tblGrid>
        <w:gridCol w:w="9026"/>
      </w:tblGrid>
      <w:tr w:rsidR="00203022" w14:paraId="4FCB4D36" w14:textId="77777777" w:rsidTr="00FA7EA3">
        <w:trPr>
          <w:trHeight w:val="2574"/>
          <w:jc w:val="center"/>
        </w:trPr>
        <w:tc>
          <w:tcPr>
            <w:tcW w:w="5000" w:type="pct"/>
            <w:tcBorders>
              <w:top w:val="nil"/>
              <w:left w:val="nil"/>
              <w:bottom w:val="nil"/>
              <w:right w:val="nil"/>
            </w:tcBorders>
          </w:tcPr>
          <w:p w14:paraId="430BDFF0" w14:textId="45274153" w:rsidR="00203022" w:rsidRDefault="00203022" w:rsidP="00FA7EA3">
            <w:pPr>
              <w:pStyle w:val="NoSpacing"/>
              <w:jc w:val="center"/>
              <w:rPr>
                <w:rFonts w:ascii="Cambria" w:hAnsi="Cambria" w:cs="Cambria"/>
                <w:caps/>
                <w:lang w:val="fr-BE"/>
              </w:rPr>
            </w:pPr>
          </w:p>
          <w:p w14:paraId="399AE3B0" w14:textId="77777777" w:rsidR="00203022" w:rsidRDefault="00203022" w:rsidP="00FA7EA3">
            <w:pPr>
              <w:pStyle w:val="NoSpacing"/>
              <w:jc w:val="center"/>
              <w:rPr>
                <w:rFonts w:ascii="Cambria" w:hAnsi="Cambria" w:cs="Cambria"/>
                <w:caps/>
                <w:lang w:val="fr-BE"/>
              </w:rPr>
            </w:pPr>
          </w:p>
          <w:p w14:paraId="061DA731" w14:textId="77777777" w:rsidR="00203022" w:rsidRDefault="00203022" w:rsidP="00FA7EA3">
            <w:pPr>
              <w:pStyle w:val="NoSpacing"/>
              <w:jc w:val="center"/>
              <w:rPr>
                <w:rFonts w:ascii="Cambria" w:hAnsi="Cambria" w:cs="Cambria"/>
                <w:b/>
                <w:bCs/>
                <w:caps/>
                <w:sz w:val="24"/>
                <w:szCs w:val="24"/>
                <w:lang w:val="fr-BE"/>
              </w:rPr>
            </w:pPr>
            <w:r>
              <w:rPr>
                <w:rFonts w:ascii="Cambria" w:hAnsi="Cambria" w:cs="Cambria"/>
                <w:i/>
                <w:iCs/>
                <w:sz w:val="24"/>
                <w:szCs w:val="24"/>
                <w:lang w:val="fr-BE"/>
              </w:rPr>
              <w:t>Prestataire</w:t>
            </w:r>
          </w:p>
          <w:p w14:paraId="3AA3A485" w14:textId="5529A78E" w:rsidR="00203022" w:rsidRDefault="0066364C" w:rsidP="00FA7EA3">
            <w:pPr>
              <w:pStyle w:val="NoSpacing"/>
              <w:jc w:val="center"/>
              <w:rPr>
                <w:rFonts w:ascii="Cambria" w:hAnsi="Cambria" w:cs="Cambria"/>
                <w:caps/>
                <w:lang w:val="fr-BE"/>
              </w:rPr>
            </w:pPr>
            <w:r>
              <w:rPr>
                <w:rFonts w:ascii="Cambria" w:hAnsi="Cambria" w:cs="Cambria"/>
                <w:b/>
                <w:bCs/>
                <w:caps/>
                <w:lang w:val="fr-BE"/>
              </w:rPr>
              <w:t>LEBON BAPTISTE ET gIACOMEL gIANI</w:t>
            </w:r>
          </w:p>
          <w:p w14:paraId="32EB521E" w14:textId="77777777" w:rsidR="00203022" w:rsidRDefault="00203022" w:rsidP="00FA7EA3">
            <w:pPr>
              <w:pStyle w:val="NoSpacing"/>
              <w:jc w:val="center"/>
              <w:rPr>
                <w:rFonts w:ascii="Cambria" w:hAnsi="Cambria" w:cs="Cambria"/>
                <w:i/>
                <w:iCs/>
                <w:sz w:val="24"/>
                <w:szCs w:val="24"/>
                <w:lang w:val="fr-BE"/>
              </w:rPr>
            </w:pPr>
          </w:p>
          <w:p w14:paraId="08BA0D89" w14:textId="77777777" w:rsidR="00203022" w:rsidRDefault="00203022" w:rsidP="00FA7EA3">
            <w:pPr>
              <w:pStyle w:val="NoSpacing"/>
              <w:jc w:val="center"/>
              <w:rPr>
                <w:rFonts w:ascii="Cambria" w:hAnsi="Cambria" w:cs="Cambria"/>
                <w:b/>
                <w:bCs/>
                <w:caps/>
                <w:sz w:val="24"/>
                <w:szCs w:val="24"/>
                <w:lang w:val="fr-BE"/>
              </w:rPr>
            </w:pPr>
            <w:r>
              <w:rPr>
                <w:rFonts w:ascii="Cambria" w:hAnsi="Cambria" w:cs="Cambria"/>
                <w:i/>
                <w:iCs/>
                <w:sz w:val="24"/>
                <w:szCs w:val="24"/>
                <w:lang w:val="fr-BE"/>
              </w:rPr>
              <w:t>Client</w:t>
            </w:r>
          </w:p>
          <w:p w14:paraId="64A602EE" w14:textId="528E48E9" w:rsidR="00203022" w:rsidRPr="00144EFB" w:rsidRDefault="00696319" w:rsidP="00FA7EA3">
            <w:pPr>
              <w:pStyle w:val="NoSpacing"/>
              <w:jc w:val="center"/>
              <w:rPr>
                <w:rFonts w:ascii="Cambria" w:hAnsi="Cambria" w:cs="Cambria"/>
                <w:b/>
                <w:bCs/>
                <w:caps/>
                <w:lang w:val="fr-BE"/>
              </w:rPr>
            </w:pPr>
            <w:r>
              <w:rPr>
                <w:rFonts w:ascii="Cambria" w:hAnsi="Cambria" w:cs="Cambria"/>
                <w:b/>
                <w:bCs/>
                <w:caps/>
                <w:lang w:val="fr-BE"/>
              </w:rPr>
              <w:t>mONSIEUR mAR</w:t>
            </w:r>
            <w:r w:rsidR="00045A80">
              <w:rPr>
                <w:rFonts w:ascii="Cambria" w:hAnsi="Cambria" w:cs="Cambria"/>
                <w:b/>
                <w:bCs/>
                <w:caps/>
                <w:lang w:val="fr-BE"/>
              </w:rPr>
              <w:t>tel alAIN (</w:t>
            </w:r>
            <w:r w:rsidR="0066364C">
              <w:rPr>
                <w:rFonts w:ascii="Cambria" w:hAnsi="Cambria" w:cs="Cambria"/>
                <w:b/>
                <w:bCs/>
                <w:caps/>
                <w:lang w:val="fr-BE"/>
              </w:rPr>
              <w:t>lOCAL</w:t>
            </w:r>
            <w:r>
              <w:rPr>
                <w:rFonts w:ascii="Cambria" w:hAnsi="Cambria" w:cs="Cambria"/>
                <w:b/>
                <w:bCs/>
                <w:caps/>
                <w:lang w:val="fr-BE"/>
              </w:rPr>
              <w:t>L</w:t>
            </w:r>
            <w:r w:rsidR="0066364C">
              <w:rPr>
                <w:rFonts w:ascii="Cambria" w:hAnsi="Cambria" w:cs="Cambria"/>
                <w:b/>
                <w:bCs/>
                <w:caps/>
                <w:lang w:val="fr-BE"/>
              </w:rPr>
              <w:t>OOP</w:t>
            </w:r>
            <w:r w:rsidR="00045A80">
              <w:rPr>
                <w:rFonts w:ascii="Cambria" w:hAnsi="Cambria" w:cs="Cambria"/>
                <w:b/>
                <w:bCs/>
                <w:caps/>
                <w:lang w:val="fr-BE"/>
              </w:rPr>
              <w:t>)</w:t>
            </w:r>
            <w:r>
              <w:rPr>
                <w:rFonts w:ascii="Cambria" w:hAnsi="Cambria" w:cs="Cambria"/>
                <w:b/>
                <w:bCs/>
                <w:caps/>
                <w:lang w:val="fr-BE"/>
              </w:rPr>
              <w:t xml:space="preserve"> </w:t>
            </w:r>
          </w:p>
        </w:tc>
      </w:tr>
      <w:tr w:rsidR="00203022" w14:paraId="3E96A093" w14:textId="77777777" w:rsidTr="00FA7EA3">
        <w:trPr>
          <w:trHeight w:val="1440"/>
          <w:jc w:val="center"/>
        </w:trPr>
        <w:tc>
          <w:tcPr>
            <w:tcW w:w="5000" w:type="pct"/>
            <w:tcBorders>
              <w:top w:val="nil"/>
              <w:left w:val="nil"/>
              <w:bottom w:val="single" w:sz="4" w:space="0" w:color="4F81BD"/>
              <w:right w:val="nil"/>
            </w:tcBorders>
            <w:vAlign w:val="center"/>
          </w:tcPr>
          <w:p w14:paraId="455DE7E9" w14:textId="77777777" w:rsidR="00203022" w:rsidRDefault="00203022" w:rsidP="00FA7EA3">
            <w:pPr>
              <w:pStyle w:val="NoSpacing"/>
              <w:jc w:val="center"/>
              <w:rPr>
                <w:rFonts w:ascii="Cambria" w:hAnsi="Cambria" w:cs="Cambria"/>
                <w:sz w:val="80"/>
                <w:szCs w:val="80"/>
                <w:lang w:val="fr-BE"/>
              </w:rPr>
            </w:pPr>
            <w:r>
              <w:rPr>
                <w:rFonts w:ascii="Cambria" w:hAnsi="Cambria" w:cs="Cambria"/>
                <w:sz w:val="80"/>
                <w:szCs w:val="80"/>
                <w:lang w:val="fr-BE"/>
              </w:rPr>
              <w:t>Cahier des Charges</w:t>
            </w:r>
          </w:p>
        </w:tc>
      </w:tr>
      <w:tr w:rsidR="00203022" w14:paraId="7285786B" w14:textId="77777777" w:rsidTr="00FA7EA3">
        <w:trPr>
          <w:trHeight w:val="720"/>
          <w:jc w:val="center"/>
        </w:trPr>
        <w:tc>
          <w:tcPr>
            <w:tcW w:w="5000" w:type="pct"/>
            <w:tcBorders>
              <w:top w:val="single" w:sz="4" w:space="0" w:color="4F81BD"/>
              <w:left w:val="nil"/>
              <w:bottom w:val="nil"/>
              <w:right w:val="nil"/>
            </w:tcBorders>
            <w:vAlign w:val="center"/>
          </w:tcPr>
          <w:p w14:paraId="339AF375" w14:textId="77777777" w:rsidR="00203022" w:rsidRDefault="00203022" w:rsidP="00FA7EA3">
            <w:pPr>
              <w:pStyle w:val="NoSpacing"/>
              <w:jc w:val="center"/>
              <w:rPr>
                <w:rFonts w:ascii="Cambria" w:hAnsi="Cambria" w:cs="Cambria"/>
                <w:color w:val="0070C0"/>
                <w:sz w:val="56"/>
                <w:szCs w:val="56"/>
                <w:lang w:val="fr-BE"/>
              </w:rPr>
            </w:pPr>
          </w:p>
          <w:p w14:paraId="5A7A90FD" w14:textId="76F387D2" w:rsidR="00203022" w:rsidRDefault="0066364C" w:rsidP="00FA7EA3">
            <w:pPr>
              <w:pStyle w:val="NoSpacing"/>
              <w:jc w:val="center"/>
              <w:rPr>
                <w:rFonts w:ascii="Cambria" w:hAnsi="Cambria" w:cs="Cambria"/>
                <w:color w:val="0070C0"/>
                <w:sz w:val="56"/>
                <w:szCs w:val="56"/>
                <w:lang w:val="fr-BE"/>
              </w:rPr>
            </w:pPr>
            <w:proofErr w:type="spellStart"/>
            <w:r>
              <w:rPr>
                <w:rFonts w:ascii="Cambria" w:hAnsi="Cambria" w:cs="Cambria"/>
                <w:color w:val="0070C0"/>
                <w:sz w:val="56"/>
                <w:szCs w:val="56"/>
                <w:lang w:val="fr-BE"/>
              </w:rPr>
              <w:t>LocalLoop</w:t>
            </w:r>
            <w:proofErr w:type="spellEnd"/>
          </w:p>
          <w:p w14:paraId="2B1930AC" w14:textId="77777777" w:rsidR="00203022" w:rsidRDefault="00203022" w:rsidP="00FA7EA3">
            <w:pPr>
              <w:pStyle w:val="NoSpacing"/>
              <w:jc w:val="center"/>
              <w:rPr>
                <w:rFonts w:ascii="Cambria" w:hAnsi="Cambria" w:cs="Cambria"/>
                <w:color w:val="0070C0"/>
                <w:sz w:val="56"/>
                <w:szCs w:val="56"/>
                <w:lang w:val="fr-BE"/>
              </w:rPr>
            </w:pPr>
          </w:p>
          <w:p w14:paraId="006D0C82" w14:textId="77777777" w:rsidR="00203022" w:rsidRDefault="00203022" w:rsidP="00FA7EA3">
            <w:pPr>
              <w:pStyle w:val="NoSpacing"/>
              <w:jc w:val="center"/>
              <w:rPr>
                <w:rFonts w:ascii="Cambria" w:hAnsi="Cambria" w:cs="Cambria"/>
                <w:color w:val="0070C0"/>
                <w:sz w:val="56"/>
                <w:szCs w:val="56"/>
                <w:lang w:val="fr-BE"/>
              </w:rPr>
            </w:pPr>
          </w:p>
        </w:tc>
      </w:tr>
      <w:tr w:rsidR="00203022" w14:paraId="3D44766B" w14:textId="77777777" w:rsidTr="00FA7EA3">
        <w:trPr>
          <w:trHeight w:val="360"/>
          <w:jc w:val="center"/>
        </w:trPr>
        <w:tc>
          <w:tcPr>
            <w:tcW w:w="5000" w:type="pct"/>
            <w:tcBorders>
              <w:top w:val="nil"/>
              <w:left w:val="nil"/>
              <w:bottom w:val="nil"/>
              <w:right w:val="nil"/>
            </w:tcBorders>
            <w:vAlign w:val="center"/>
          </w:tcPr>
          <w:p w14:paraId="05698CA0" w14:textId="59BE2892" w:rsidR="00203022" w:rsidRDefault="00203022" w:rsidP="00FA7EA3">
            <w:pPr>
              <w:pStyle w:val="NoSpacing"/>
              <w:jc w:val="center"/>
              <w:rPr>
                <w:rFonts w:ascii="Times New Roman" w:hAnsi="Times New Roman" w:cs="Times New Roman"/>
                <w:b/>
                <w:bCs/>
                <w:lang w:val="fr-BE"/>
              </w:rPr>
            </w:pPr>
            <w:r w:rsidRPr="00144EFB">
              <w:rPr>
                <w:rFonts w:ascii="Times New Roman" w:hAnsi="Times New Roman" w:cs="Times New Roman"/>
                <w:b/>
                <w:bCs/>
                <w:lang w:val="fr-BE"/>
              </w:rPr>
              <w:t xml:space="preserve">Auteur : </w:t>
            </w:r>
            <w:r w:rsidR="00045A80">
              <w:rPr>
                <w:rFonts w:ascii="Times New Roman" w:hAnsi="Times New Roman" w:cs="Times New Roman"/>
                <w:b/>
                <w:bCs/>
                <w:lang w:val="fr-BE"/>
              </w:rPr>
              <w:t xml:space="preserve">Lebon </w:t>
            </w:r>
            <w:r w:rsidR="008B281D">
              <w:rPr>
                <w:rFonts w:ascii="Times New Roman" w:hAnsi="Times New Roman" w:cs="Times New Roman"/>
                <w:b/>
                <w:bCs/>
                <w:lang w:val="fr-BE"/>
              </w:rPr>
              <w:t>Baptiste et Giacomel Giani</w:t>
            </w:r>
          </w:p>
        </w:tc>
      </w:tr>
      <w:tr w:rsidR="00203022" w14:paraId="6FB764C7" w14:textId="77777777" w:rsidTr="00FA7EA3">
        <w:trPr>
          <w:trHeight w:val="360"/>
          <w:jc w:val="center"/>
        </w:trPr>
        <w:tc>
          <w:tcPr>
            <w:tcW w:w="5000" w:type="pct"/>
            <w:tcBorders>
              <w:top w:val="nil"/>
              <w:left w:val="nil"/>
              <w:bottom w:val="nil"/>
              <w:right w:val="nil"/>
            </w:tcBorders>
            <w:vAlign w:val="center"/>
          </w:tcPr>
          <w:p w14:paraId="067FCBBA" w14:textId="45EE6DD7" w:rsidR="00203022" w:rsidRDefault="00203022" w:rsidP="00FA7EA3">
            <w:pPr>
              <w:pStyle w:val="NoSpacing"/>
              <w:jc w:val="center"/>
              <w:rPr>
                <w:rFonts w:ascii="Times New Roman" w:hAnsi="Times New Roman" w:cs="Times New Roman"/>
                <w:lang w:val="fr-BE"/>
              </w:rPr>
            </w:pPr>
            <w:r w:rsidRPr="00144EFB">
              <w:rPr>
                <w:rFonts w:ascii="Times New Roman" w:hAnsi="Times New Roman" w:cs="Times New Roman"/>
                <w:b/>
                <w:bCs/>
                <w:lang w:val="fr-BE"/>
              </w:rPr>
              <w:t xml:space="preserve">Numéro de version du document : </w:t>
            </w:r>
            <w:r w:rsidR="00AB222D">
              <w:rPr>
                <w:rFonts w:ascii="Times New Roman" w:hAnsi="Times New Roman" w:cs="Times New Roman"/>
                <w:b/>
                <w:bCs/>
                <w:lang w:val="fr-BE"/>
              </w:rPr>
              <w:t>0.9</w:t>
            </w:r>
          </w:p>
        </w:tc>
      </w:tr>
      <w:tr w:rsidR="00203022" w14:paraId="080E3CF7" w14:textId="77777777" w:rsidTr="00FA7EA3">
        <w:trPr>
          <w:trHeight w:val="360"/>
          <w:jc w:val="center"/>
        </w:trPr>
        <w:tc>
          <w:tcPr>
            <w:tcW w:w="5000" w:type="pct"/>
            <w:tcBorders>
              <w:top w:val="nil"/>
              <w:left w:val="nil"/>
              <w:bottom w:val="nil"/>
              <w:right w:val="nil"/>
            </w:tcBorders>
            <w:vAlign w:val="center"/>
          </w:tcPr>
          <w:p w14:paraId="69A207B3" w14:textId="3A3B4ED9" w:rsidR="00203022" w:rsidRDefault="00203022" w:rsidP="00FA7EA3">
            <w:pPr>
              <w:pStyle w:val="NoSpacing"/>
              <w:jc w:val="center"/>
              <w:rPr>
                <w:rFonts w:ascii="Times New Roman" w:hAnsi="Times New Roman" w:cs="Times New Roman"/>
                <w:b/>
                <w:bCs/>
                <w:lang w:val="fr-BE"/>
              </w:rPr>
            </w:pPr>
            <w:r w:rsidRPr="00144EFB">
              <w:rPr>
                <w:rFonts w:ascii="Times New Roman" w:hAnsi="Times New Roman" w:cs="Times New Roman"/>
                <w:b/>
                <w:bCs/>
                <w:lang w:val="fr-BE"/>
              </w:rPr>
              <w:t xml:space="preserve">Date : </w:t>
            </w:r>
            <w:r w:rsidR="003208EB">
              <w:rPr>
                <w:rFonts w:ascii="Times New Roman" w:hAnsi="Times New Roman" w:cs="Times New Roman"/>
                <w:b/>
                <w:bCs/>
                <w:lang w:val="fr-BE"/>
              </w:rPr>
              <w:t>27</w:t>
            </w:r>
            <w:r w:rsidR="00AB222D">
              <w:rPr>
                <w:rFonts w:ascii="Times New Roman" w:hAnsi="Times New Roman" w:cs="Times New Roman"/>
                <w:b/>
                <w:bCs/>
                <w:lang w:val="fr-BE"/>
              </w:rPr>
              <w:t>/09/2026</w:t>
            </w:r>
          </w:p>
        </w:tc>
      </w:tr>
    </w:tbl>
    <w:p w14:paraId="25458887" w14:textId="77777777" w:rsidR="00203022" w:rsidRDefault="00203022" w:rsidP="00203022">
      <w:pPr>
        <w:rPr>
          <w:b/>
          <w:bCs/>
        </w:rPr>
      </w:pPr>
    </w:p>
    <w:tbl>
      <w:tblPr>
        <w:tblpPr w:leftFromText="187" w:rightFromText="187" w:horzAnchor="margin" w:tblpXSpec="center" w:tblpYSpec="bottom"/>
        <w:tblW w:w="5000" w:type="pct"/>
        <w:tblLook w:val="0000" w:firstRow="0" w:lastRow="0" w:firstColumn="0" w:lastColumn="0" w:noHBand="0" w:noVBand="0"/>
      </w:tblPr>
      <w:tblGrid>
        <w:gridCol w:w="9026"/>
      </w:tblGrid>
      <w:tr w:rsidR="00203022" w14:paraId="6E5910B9" w14:textId="77777777" w:rsidTr="00FA7EA3">
        <w:tc>
          <w:tcPr>
            <w:tcW w:w="5000" w:type="pct"/>
            <w:tcBorders>
              <w:top w:val="nil"/>
              <w:left w:val="nil"/>
              <w:bottom w:val="nil"/>
              <w:right w:val="nil"/>
            </w:tcBorders>
          </w:tcPr>
          <w:p w14:paraId="779370BE" w14:textId="518FDBEC" w:rsidR="00203022" w:rsidRDefault="00203022" w:rsidP="00FA7EA3">
            <w:pPr>
              <w:pStyle w:val="NoSpacing"/>
              <w:rPr>
                <w:rFonts w:ascii="Times New Roman" w:hAnsi="Times New Roman" w:cs="Times New Roman"/>
                <w:lang w:val="fr-BE"/>
              </w:rPr>
            </w:pPr>
          </w:p>
        </w:tc>
      </w:tr>
    </w:tbl>
    <w:p w14:paraId="69E37208" w14:textId="77777777" w:rsidR="00203022" w:rsidRDefault="00203022" w:rsidP="00203022">
      <w:pPr>
        <w:rPr>
          <w:b/>
          <w:bCs/>
        </w:rPr>
      </w:pPr>
      <w:r>
        <w:rPr>
          <w:b/>
          <w:bCs/>
        </w:rPr>
        <w:br w:type="page"/>
      </w:r>
    </w:p>
    <w:p w14:paraId="559A7B3D" w14:textId="77777777" w:rsidR="00203022" w:rsidRDefault="00203022" w:rsidP="00203022">
      <w:pPr>
        <w:pStyle w:val="Title"/>
        <w:pBdr>
          <w:top w:val="single" w:sz="8" w:space="10" w:color="A7BFDE"/>
          <w:bottom w:val="single" w:sz="24" w:space="15" w:color="9BBB59"/>
        </w:pBdr>
        <w:spacing w:after="0"/>
        <w:contextualSpacing w:val="0"/>
        <w:jc w:val="center"/>
        <w:rPr>
          <w:rFonts w:ascii="Verdana" w:hAnsi="Verdana" w:cs="Verdana"/>
        </w:rPr>
      </w:pPr>
      <w:r>
        <w:rPr>
          <w:rFonts w:ascii="Verdana" w:hAnsi="Verdana" w:cs="Verdana"/>
        </w:rPr>
        <w:lastRenderedPageBreak/>
        <w:t xml:space="preserve">Table </w:t>
      </w:r>
      <w:r w:rsidRPr="00CA65B2">
        <w:rPr>
          <w:rFonts w:ascii="Verdana" w:hAnsi="Verdana" w:cs="Verdana"/>
        </w:rPr>
        <w:t>des</w:t>
      </w:r>
      <w:r>
        <w:rPr>
          <w:rFonts w:ascii="Verdana" w:hAnsi="Verdana" w:cs="Verdana"/>
        </w:rPr>
        <w:t xml:space="preserve"> matières</w:t>
      </w:r>
    </w:p>
    <w:p w14:paraId="2276C74D" w14:textId="77777777" w:rsidR="00203022" w:rsidRDefault="00203022" w:rsidP="00203022">
      <w:pPr>
        <w:ind w:left="360"/>
        <w:rPr>
          <w:rFonts w:ascii="Times New Roman" w:hAnsi="Times New Roman" w:cs="Times New Roman"/>
        </w:rPr>
      </w:pPr>
    </w:p>
    <w:p w14:paraId="5020B404" w14:textId="21163217" w:rsidR="007A4C84" w:rsidRDefault="00203022">
      <w:pPr>
        <w:pStyle w:val="TOC1"/>
        <w:tabs>
          <w:tab w:val="right" w:leader="dot" w:pos="9016"/>
        </w:tabs>
        <w:rPr>
          <w:rFonts w:asciiTheme="minorHAnsi" w:hAnsiTheme="minorHAnsi" w:cstheme="minorBidi"/>
          <w:b w:val="0"/>
          <w:bCs w:val="0"/>
          <w:caps w:val="0"/>
          <w:noProof/>
          <w:kern w:val="2"/>
          <w:sz w:val="24"/>
          <w:szCs w:val="24"/>
          <w:lang w:val="fr-FR"/>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240809890" w:history="1">
        <w:r w:rsidR="007A4C84" w:rsidRPr="00B87CD3">
          <w:rPr>
            <w:rStyle w:val="Hyperlink"/>
            <w:noProof/>
          </w:rPr>
          <w:t>Présentation du projet</w:t>
        </w:r>
        <w:r w:rsidR="007A4C84">
          <w:rPr>
            <w:noProof/>
            <w:webHidden/>
          </w:rPr>
          <w:tab/>
        </w:r>
        <w:r w:rsidR="007A4C84">
          <w:rPr>
            <w:noProof/>
            <w:webHidden/>
          </w:rPr>
          <w:fldChar w:fldCharType="begin"/>
        </w:r>
        <w:r w:rsidR="007A4C84">
          <w:rPr>
            <w:noProof/>
            <w:webHidden/>
          </w:rPr>
          <w:instrText xml:space="preserve"> PAGEREF _Toc240809890 \h </w:instrText>
        </w:r>
        <w:r w:rsidR="007A4C84">
          <w:rPr>
            <w:noProof/>
            <w:webHidden/>
          </w:rPr>
        </w:r>
        <w:r w:rsidR="007A4C84">
          <w:rPr>
            <w:noProof/>
            <w:webHidden/>
          </w:rPr>
          <w:fldChar w:fldCharType="separate"/>
        </w:r>
        <w:r w:rsidR="007A4C84">
          <w:rPr>
            <w:noProof/>
            <w:webHidden/>
          </w:rPr>
          <w:t>3</w:t>
        </w:r>
        <w:r w:rsidR="007A4C84">
          <w:rPr>
            <w:noProof/>
            <w:webHidden/>
          </w:rPr>
          <w:fldChar w:fldCharType="end"/>
        </w:r>
      </w:hyperlink>
    </w:p>
    <w:p w14:paraId="11A6CF0E" w14:textId="017A4D19"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1" w:history="1">
        <w:r w:rsidRPr="00B87CD3">
          <w:rPr>
            <w:rStyle w:val="Hyperlink"/>
            <w:noProof/>
          </w:rPr>
          <w:t>Contexte</w:t>
        </w:r>
        <w:r>
          <w:rPr>
            <w:noProof/>
            <w:webHidden/>
          </w:rPr>
          <w:tab/>
        </w:r>
        <w:r>
          <w:rPr>
            <w:noProof/>
            <w:webHidden/>
          </w:rPr>
          <w:fldChar w:fldCharType="begin"/>
        </w:r>
        <w:r>
          <w:rPr>
            <w:noProof/>
            <w:webHidden/>
          </w:rPr>
          <w:instrText xml:space="preserve"> PAGEREF _Toc240809891 \h </w:instrText>
        </w:r>
        <w:r>
          <w:rPr>
            <w:noProof/>
            <w:webHidden/>
          </w:rPr>
        </w:r>
        <w:r>
          <w:rPr>
            <w:noProof/>
            <w:webHidden/>
          </w:rPr>
          <w:fldChar w:fldCharType="separate"/>
        </w:r>
        <w:r>
          <w:rPr>
            <w:noProof/>
            <w:webHidden/>
          </w:rPr>
          <w:t>3</w:t>
        </w:r>
        <w:r>
          <w:rPr>
            <w:noProof/>
            <w:webHidden/>
          </w:rPr>
          <w:fldChar w:fldCharType="end"/>
        </w:r>
      </w:hyperlink>
    </w:p>
    <w:p w14:paraId="4761F825" w14:textId="4654B0BA"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2" w:history="1">
        <w:r w:rsidRPr="00B87CD3">
          <w:rPr>
            <w:rStyle w:val="Hyperlink"/>
            <w:noProof/>
          </w:rPr>
          <w:t>Périmètre</w:t>
        </w:r>
        <w:r>
          <w:rPr>
            <w:noProof/>
            <w:webHidden/>
          </w:rPr>
          <w:tab/>
        </w:r>
        <w:r>
          <w:rPr>
            <w:noProof/>
            <w:webHidden/>
          </w:rPr>
          <w:fldChar w:fldCharType="begin"/>
        </w:r>
        <w:r>
          <w:rPr>
            <w:noProof/>
            <w:webHidden/>
          </w:rPr>
          <w:instrText xml:space="preserve"> PAGEREF _Toc240809892 \h </w:instrText>
        </w:r>
        <w:r>
          <w:rPr>
            <w:noProof/>
            <w:webHidden/>
          </w:rPr>
        </w:r>
        <w:r>
          <w:rPr>
            <w:noProof/>
            <w:webHidden/>
          </w:rPr>
          <w:fldChar w:fldCharType="separate"/>
        </w:r>
        <w:r>
          <w:rPr>
            <w:noProof/>
            <w:webHidden/>
          </w:rPr>
          <w:t>3</w:t>
        </w:r>
        <w:r>
          <w:rPr>
            <w:noProof/>
            <w:webHidden/>
          </w:rPr>
          <w:fldChar w:fldCharType="end"/>
        </w:r>
      </w:hyperlink>
    </w:p>
    <w:p w14:paraId="147975CA" w14:textId="14ABFD39"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3" w:history="1">
        <w:r w:rsidRPr="00B87CD3">
          <w:rPr>
            <w:rStyle w:val="Hyperlink"/>
            <w:noProof/>
          </w:rPr>
          <w:t>Hors périmètre</w:t>
        </w:r>
        <w:r>
          <w:rPr>
            <w:noProof/>
            <w:webHidden/>
          </w:rPr>
          <w:tab/>
        </w:r>
        <w:r>
          <w:rPr>
            <w:noProof/>
            <w:webHidden/>
          </w:rPr>
          <w:fldChar w:fldCharType="begin"/>
        </w:r>
        <w:r>
          <w:rPr>
            <w:noProof/>
            <w:webHidden/>
          </w:rPr>
          <w:instrText xml:space="preserve"> PAGEREF _Toc240809893 \h </w:instrText>
        </w:r>
        <w:r>
          <w:rPr>
            <w:noProof/>
            <w:webHidden/>
          </w:rPr>
        </w:r>
        <w:r>
          <w:rPr>
            <w:noProof/>
            <w:webHidden/>
          </w:rPr>
          <w:fldChar w:fldCharType="separate"/>
        </w:r>
        <w:r>
          <w:rPr>
            <w:noProof/>
            <w:webHidden/>
          </w:rPr>
          <w:t>3</w:t>
        </w:r>
        <w:r>
          <w:rPr>
            <w:noProof/>
            <w:webHidden/>
          </w:rPr>
          <w:fldChar w:fldCharType="end"/>
        </w:r>
      </w:hyperlink>
    </w:p>
    <w:p w14:paraId="12A891C4" w14:textId="1119E484"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4" w:history="1">
        <w:r w:rsidRPr="00B87CD3">
          <w:rPr>
            <w:rStyle w:val="Hyperlink"/>
            <w:noProof/>
          </w:rPr>
          <w:t>Objectifs du projet</w:t>
        </w:r>
        <w:r>
          <w:rPr>
            <w:noProof/>
            <w:webHidden/>
          </w:rPr>
          <w:tab/>
        </w:r>
        <w:r>
          <w:rPr>
            <w:noProof/>
            <w:webHidden/>
          </w:rPr>
          <w:fldChar w:fldCharType="begin"/>
        </w:r>
        <w:r>
          <w:rPr>
            <w:noProof/>
            <w:webHidden/>
          </w:rPr>
          <w:instrText xml:space="preserve"> PAGEREF _Toc240809894 \h </w:instrText>
        </w:r>
        <w:r>
          <w:rPr>
            <w:noProof/>
            <w:webHidden/>
          </w:rPr>
        </w:r>
        <w:r>
          <w:rPr>
            <w:noProof/>
            <w:webHidden/>
          </w:rPr>
          <w:fldChar w:fldCharType="separate"/>
        </w:r>
        <w:r>
          <w:rPr>
            <w:noProof/>
            <w:webHidden/>
          </w:rPr>
          <w:t>3</w:t>
        </w:r>
        <w:r>
          <w:rPr>
            <w:noProof/>
            <w:webHidden/>
          </w:rPr>
          <w:fldChar w:fldCharType="end"/>
        </w:r>
      </w:hyperlink>
    </w:p>
    <w:p w14:paraId="67ECB556" w14:textId="70918C96"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5" w:history="1">
        <w:r w:rsidRPr="00B87CD3">
          <w:rPr>
            <w:rStyle w:val="Hyperlink"/>
            <w:noProof/>
          </w:rPr>
          <w:t>Objectifs Prioritaire</w:t>
        </w:r>
        <w:r>
          <w:rPr>
            <w:noProof/>
            <w:webHidden/>
          </w:rPr>
          <w:tab/>
        </w:r>
        <w:r>
          <w:rPr>
            <w:noProof/>
            <w:webHidden/>
          </w:rPr>
          <w:fldChar w:fldCharType="begin"/>
        </w:r>
        <w:r>
          <w:rPr>
            <w:noProof/>
            <w:webHidden/>
          </w:rPr>
          <w:instrText xml:space="preserve"> PAGEREF _Toc240809895 \h </w:instrText>
        </w:r>
        <w:r>
          <w:rPr>
            <w:noProof/>
            <w:webHidden/>
          </w:rPr>
        </w:r>
        <w:r>
          <w:rPr>
            <w:noProof/>
            <w:webHidden/>
          </w:rPr>
          <w:fldChar w:fldCharType="separate"/>
        </w:r>
        <w:r>
          <w:rPr>
            <w:noProof/>
            <w:webHidden/>
          </w:rPr>
          <w:t>3</w:t>
        </w:r>
        <w:r>
          <w:rPr>
            <w:noProof/>
            <w:webHidden/>
          </w:rPr>
          <w:fldChar w:fldCharType="end"/>
        </w:r>
      </w:hyperlink>
    </w:p>
    <w:p w14:paraId="7EF599BA" w14:textId="01FB482E"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6" w:history="1">
        <w:r w:rsidRPr="00B87CD3">
          <w:rPr>
            <w:rStyle w:val="Hyperlink"/>
            <w:noProof/>
          </w:rPr>
          <w:t>Objectifs dans un second temps</w:t>
        </w:r>
        <w:r>
          <w:rPr>
            <w:noProof/>
            <w:webHidden/>
          </w:rPr>
          <w:tab/>
        </w:r>
        <w:r>
          <w:rPr>
            <w:noProof/>
            <w:webHidden/>
          </w:rPr>
          <w:fldChar w:fldCharType="begin"/>
        </w:r>
        <w:r>
          <w:rPr>
            <w:noProof/>
            <w:webHidden/>
          </w:rPr>
          <w:instrText xml:space="preserve"> PAGEREF _Toc240809896 \h </w:instrText>
        </w:r>
        <w:r>
          <w:rPr>
            <w:noProof/>
            <w:webHidden/>
          </w:rPr>
        </w:r>
        <w:r>
          <w:rPr>
            <w:noProof/>
            <w:webHidden/>
          </w:rPr>
          <w:fldChar w:fldCharType="separate"/>
        </w:r>
        <w:r>
          <w:rPr>
            <w:noProof/>
            <w:webHidden/>
          </w:rPr>
          <w:t>4</w:t>
        </w:r>
        <w:r>
          <w:rPr>
            <w:noProof/>
            <w:webHidden/>
          </w:rPr>
          <w:fldChar w:fldCharType="end"/>
        </w:r>
      </w:hyperlink>
    </w:p>
    <w:p w14:paraId="2F176D95" w14:textId="2688C858"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897" w:history="1">
        <w:r w:rsidRPr="00B87CD3">
          <w:rPr>
            <w:rStyle w:val="Hyperlink"/>
            <w:noProof/>
          </w:rPr>
          <w:t>Hypothèses</w:t>
        </w:r>
        <w:r>
          <w:rPr>
            <w:noProof/>
            <w:webHidden/>
          </w:rPr>
          <w:tab/>
        </w:r>
        <w:r>
          <w:rPr>
            <w:noProof/>
            <w:webHidden/>
          </w:rPr>
          <w:fldChar w:fldCharType="begin"/>
        </w:r>
        <w:r>
          <w:rPr>
            <w:noProof/>
            <w:webHidden/>
          </w:rPr>
          <w:instrText xml:space="preserve"> PAGEREF _Toc240809897 \h </w:instrText>
        </w:r>
        <w:r>
          <w:rPr>
            <w:noProof/>
            <w:webHidden/>
          </w:rPr>
        </w:r>
        <w:r>
          <w:rPr>
            <w:noProof/>
            <w:webHidden/>
          </w:rPr>
          <w:fldChar w:fldCharType="separate"/>
        </w:r>
        <w:r>
          <w:rPr>
            <w:noProof/>
            <w:webHidden/>
          </w:rPr>
          <w:t>4</w:t>
        </w:r>
        <w:r>
          <w:rPr>
            <w:noProof/>
            <w:webHidden/>
          </w:rPr>
          <w:fldChar w:fldCharType="end"/>
        </w:r>
      </w:hyperlink>
    </w:p>
    <w:p w14:paraId="30D3AE18" w14:textId="4249CECF" w:rsidR="007A4C84" w:rsidRDefault="007A4C84">
      <w:pPr>
        <w:pStyle w:val="TOC1"/>
        <w:tabs>
          <w:tab w:val="right" w:leader="dot" w:pos="9016"/>
        </w:tabs>
        <w:rPr>
          <w:rFonts w:asciiTheme="minorHAnsi" w:hAnsiTheme="minorHAnsi" w:cstheme="minorBidi"/>
          <w:b w:val="0"/>
          <w:bCs w:val="0"/>
          <w:caps w:val="0"/>
          <w:noProof/>
          <w:kern w:val="2"/>
          <w:sz w:val="24"/>
          <w:szCs w:val="24"/>
          <w:lang w:val="fr-FR"/>
        </w:rPr>
      </w:pPr>
      <w:hyperlink w:anchor="_Toc240809898" w:history="1">
        <w:r w:rsidRPr="00B87CD3">
          <w:rPr>
            <w:rStyle w:val="Hyperlink"/>
            <w:noProof/>
          </w:rPr>
          <w:t>Acteurs</w:t>
        </w:r>
        <w:r>
          <w:rPr>
            <w:noProof/>
            <w:webHidden/>
          </w:rPr>
          <w:tab/>
        </w:r>
        <w:r>
          <w:rPr>
            <w:noProof/>
            <w:webHidden/>
          </w:rPr>
          <w:fldChar w:fldCharType="begin"/>
        </w:r>
        <w:r>
          <w:rPr>
            <w:noProof/>
            <w:webHidden/>
          </w:rPr>
          <w:instrText xml:space="preserve"> PAGEREF _Toc240809898 \h </w:instrText>
        </w:r>
        <w:r>
          <w:rPr>
            <w:noProof/>
            <w:webHidden/>
          </w:rPr>
        </w:r>
        <w:r>
          <w:rPr>
            <w:noProof/>
            <w:webHidden/>
          </w:rPr>
          <w:fldChar w:fldCharType="separate"/>
        </w:r>
        <w:r>
          <w:rPr>
            <w:noProof/>
            <w:webHidden/>
          </w:rPr>
          <w:t>4</w:t>
        </w:r>
        <w:r>
          <w:rPr>
            <w:noProof/>
            <w:webHidden/>
          </w:rPr>
          <w:fldChar w:fldCharType="end"/>
        </w:r>
      </w:hyperlink>
    </w:p>
    <w:p w14:paraId="43CA94B4" w14:textId="36216953" w:rsidR="007A4C84" w:rsidRDefault="007A4C84">
      <w:pPr>
        <w:pStyle w:val="TOC1"/>
        <w:tabs>
          <w:tab w:val="right" w:leader="dot" w:pos="9016"/>
        </w:tabs>
        <w:rPr>
          <w:rFonts w:asciiTheme="minorHAnsi" w:hAnsiTheme="minorHAnsi" w:cstheme="minorBidi"/>
          <w:b w:val="0"/>
          <w:bCs w:val="0"/>
          <w:caps w:val="0"/>
          <w:noProof/>
          <w:kern w:val="2"/>
          <w:sz w:val="24"/>
          <w:szCs w:val="24"/>
          <w:lang w:val="fr-FR"/>
        </w:rPr>
      </w:pPr>
      <w:hyperlink w:anchor="_Toc240809899" w:history="1">
        <w:r w:rsidRPr="00B87CD3">
          <w:rPr>
            <w:rStyle w:val="Hyperlink"/>
            <w:noProof/>
          </w:rPr>
          <w:t>Description fonctionnelle</w:t>
        </w:r>
        <w:r>
          <w:rPr>
            <w:noProof/>
            <w:webHidden/>
          </w:rPr>
          <w:tab/>
        </w:r>
        <w:r>
          <w:rPr>
            <w:noProof/>
            <w:webHidden/>
          </w:rPr>
          <w:fldChar w:fldCharType="begin"/>
        </w:r>
        <w:r>
          <w:rPr>
            <w:noProof/>
            <w:webHidden/>
          </w:rPr>
          <w:instrText xml:space="preserve"> PAGEREF _Toc240809899 \h </w:instrText>
        </w:r>
        <w:r>
          <w:rPr>
            <w:noProof/>
            <w:webHidden/>
          </w:rPr>
        </w:r>
        <w:r>
          <w:rPr>
            <w:noProof/>
            <w:webHidden/>
          </w:rPr>
          <w:fldChar w:fldCharType="separate"/>
        </w:r>
        <w:r>
          <w:rPr>
            <w:noProof/>
            <w:webHidden/>
          </w:rPr>
          <w:t>5</w:t>
        </w:r>
        <w:r>
          <w:rPr>
            <w:noProof/>
            <w:webHidden/>
          </w:rPr>
          <w:fldChar w:fldCharType="end"/>
        </w:r>
      </w:hyperlink>
    </w:p>
    <w:p w14:paraId="4DB789E4" w14:textId="3699D0B4"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0" w:history="1">
        <w:r w:rsidRPr="00B87CD3">
          <w:rPr>
            <w:rStyle w:val="Hyperlink"/>
            <w:noProof/>
          </w:rPr>
          <w:t>Glossaire</w:t>
        </w:r>
        <w:r>
          <w:rPr>
            <w:noProof/>
            <w:webHidden/>
          </w:rPr>
          <w:tab/>
        </w:r>
        <w:r>
          <w:rPr>
            <w:noProof/>
            <w:webHidden/>
          </w:rPr>
          <w:fldChar w:fldCharType="begin"/>
        </w:r>
        <w:r>
          <w:rPr>
            <w:noProof/>
            <w:webHidden/>
          </w:rPr>
          <w:instrText xml:space="preserve"> PAGEREF _Toc240809900 \h </w:instrText>
        </w:r>
        <w:r>
          <w:rPr>
            <w:noProof/>
            <w:webHidden/>
          </w:rPr>
        </w:r>
        <w:r>
          <w:rPr>
            <w:noProof/>
            <w:webHidden/>
          </w:rPr>
          <w:fldChar w:fldCharType="separate"/>
        </w:r>
        <w:r>
          <w:rPr>
            <w:noProof/>
            <w:webHidden/>
          </w:rPr>
          <w:t>5</w:t>
        </w:r>
        <w:r>
          <w:rPr>
            <w:noProof/>
            <w:webHidden/>
          </w:rPr>
          <w:fldChar w:fldCharType="end"/>
        </w:r>
      </w:hyperlink>
    </w:p>
    <w:p w14:paraId="1531DB21" w14:textId="7F0B61EA"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1" w:history="1">
        <w:r w:rsidRPr="00B87CD3">
          <w:rPr>
            <w:rStyle w:val="Hyperlink"/>
            <w:noProof/>
          </w:rPr>
          <w:t>Fonctionnalités principales</w:t>
        </w:r>
        <w:r>
          <w:rPr>
            <w:noProof/>
            <w:webHidden/>
          </w:rPr>
          <w:tab/>
        </w:r>
        <w:r>
          <w:rPr>
            <w:noProof/>
            <w:webHidden/>
          </w:rPr>
          <w:fldChar w:fldCharType="begin"/>
        </w:r>
        <w:r>
          <w:rPr>
            <w:noProof/>
            <w:webHidden/>
          </w:rPr>
          <w:instrText xml:space="preserve"> PAGEREF _Toc240809901 \h </w:instrText>
        </w:r>
        <w:r>
          <w:rPr>
            <w:noProof/>
            <w:webHidden/>
          </w:rPr>
        </w:r>
        <w:r>
          <w:rPr>
            <w:noProof/>
            <w:webHidden/>
          </w:rPr>
          <w:fldChar w:fldCharType="separate"/>
        </w:r>
        <w:r>
          <w:rPr>
            <w:noProof/>
            <w:webHidden/>
          </w:rPr>
          <w:t>5</w:t>
        </w:r>
        <w:r>
          <w:rPr>
            <w:noProof/>
            <w:webHidden/>
          </w:rPr>
          <w:fldChar w:fldCharType="end"/>
        </w:r>
      </w:hyperlink>
    </w:p>
    <w:p w14:paraId="34B038A9" w14:textId="20B1E0FE"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2" w:history="1">
        <w:r w:rsidRPr="00B87CD3">
          <w:rPr>
            <w:rStyle w:val="Hyperlink"/>
            <w:noProof/>
          </w:rPr>
          <w:t>Contraintes « métier »</w:t>
        </w:r>
        <w:r>
          <w:rPr>
            <w:noProof/>
            <w:webHidden/>
          </w:rPr>
          <w:tab/>
        </w:r>
        <w:r>
          <w:rPr>
            <w:noProof/>
            <w:webHidden/>
          </w:rPr>
          <w:fldChar w:fldCharType="begin"/>
        </w:r>
        <w:r>
          <w:rPr>
            <w:noProof/>
            <w:webHidden/>
          </w:rPr>
          <w:instrText xml:space="preserve"> PAGEREF _Toc240809902 \h </w:instrText>
        </w:r>
        <w:r>
          <w:rPr>
            <w:noProof/>
            <w:webHidden/>
          </w:rPr>
        </w:r>
        <w:r>
          <w:rPr>
            <w:noProof/>
            <w:webHidden/>
          </w:rPr>
          <w:fldChar w:fldCharType="separate"/>
        </w:r>
        <w:r>
          <w:rPr>
            <w:noProof/>
            <w:webHidden/>
          </w:rPr>
          <w:t>6</w:t>
        </w:r>
        <w:r>
          <w:rPr>
            <w:noProof/>
            <w:webHidden/>
          </w:rPr>
          <w:fldChar w:fldCharType="end"/>
        </w:r>
      </w:hyperlink>
    </w:p>
    <w:p w14:paraId="677A83A8" w14:textId="242AC7B3"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3" w:history="1">
        <w:r w:rsidRPr="00B87CD3">
          <w:rPr>
            <w:rStyle w:val="Hyperlink"/>
            <w:noProof/>
          </w:rPr>
          <w:t>Scénarios d’utilisation</w:t>
        </w:r>
        <w:r>
          <w:rPr>
            <w:noProof/>
            <w:webHidden/>
          </w:rPr>
          <w:tab/>
        </w:r>
        <w:r>
          <w:rPr>
            <w:noProof/>
            <w:webHidden/>
          </w:rPr>
          <w:fldChar w:fldCharType="begin"/>
        </w:r>
        <w:r>
          <w:rPr>
            <w:noProof/>
            <w:webHidden/>
          </w:rPr>
          <w:instrText xml:space="preserve"> PAGEREF _Toc240809903 \h </w:instrText>
        </w:r>
        <w:r>
          <w:rPr>
            <w:noProof/>
            <w:webHidden/>
          </w:rPr>
        </w:r>
        <w:r>
          <w:rPr>
            <w:noProof/>
            <w:webHidden/>
          </w:rPr>
          <w:fldChar w:fldCharType="separate"/>
        </w:r>
        <w:r>
          <w:rPr>
            <w:noProof/>
            <w:webHidden/>
          </w:rPr>
          <w:t>6</w:t>
        </w:r>
        <w:r>
          <w:rPr>
            <w:noProof/>
            <w:webHidden/>
          </w:rPr>
          <w:fldChar w:fldCharType="end"/>
        </w:r>
      </w:hyperlink>
    </w:p>
    <w:p w14:paraId="6219C32F" w14:textId="4C3138E5"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4" w:history="1">
        <w:r w:rsidRPr="00B87CD3">
          <w:rPr>
            <w:rStyle w:val="Hyperlink"/>
            <w:noProof/>
          </w:rPr>
          <w:t>Scénario 1 : Réserver un objet pour une période déterminée</w:t>
        </w:r>
        <w:r>
          <w:rPr>
            <w:noProof/>
            <w:webHidden/>
          </w:rPr>
          <w:tab/>
        </w:r>
        <w:r>
          <w:rPr>
            <w:noProof/>
            <w:webHidden/>
          </w:rPr>
          <w:fldChar w:fldCharType="begin"/>
        </w:r>
        <w:r>
          <w:rPr>
            <w:noProof/>
            <w:webHidden/>
          </w:rPr>
          <w:instrText xml:space="preserve"> PAGEREF _Toc240809904 \h </w:instrText>
        </w:r>
        <w:r>
          <w:rPr>
            <w:noProof/>
            <w:webHidden/>
          </w:rPr>
        </w:r>
        <w:r>
          <w:rPr>
            <w:noProof/>
            <w:webHidden/>
          </w:rPr>
          <w:fldChar w:fldCharType="separate"/>
        </w:r>
        <w:r>
          <w:rPr>
            <w:noProof/>
            <w:webHidden/>
          </w:rPr>
          <w:t>6</w:t>
        </w:r>
        <w:r>
          <w:rPr>
            <w:noProof/>
            <w:webHidden/>
          </w:rPr>
          <w:fldChar w:fldCharType="end"/>
        </w:r>
      </w:hyperlink>
    </w:p>
    <w:p w14:paraId="1161C548" w14:textId="6BC0A4E3"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5" w:history="1">
        <w:r w:rsidRPr="00B87CD3">
          <w:rPr>
            <w:rStyle w:val="Hyperlink"/>
            <w:noProof/>
          </w:rPr>
          <w:t>Scénario 2 : Créer un compte</w:t>
        </w:r>
        <w:r>
          <w:rPr>
            <w:noProof/>
            <w:webHidden/>
          </w:rPr>
          <w:tab/>
        </w:r>
        <w:r>
          <w:rPr>
            <w:noProof/>
            <w:webHidden/>
          </w:rPr>
          <w:fldChar w:fldCharType="begin"/>
        </w:r>
        <w:r>
          <w:rPr>
            <w:noProof/>
            <w:webHidden/>
          </w:rPr>
          <w:instrText xml:space="preserve"> PAGEREF _Toc240809905 \h </w:instrText>
        </w:r>
        <w:r>
          <w:rPr>
            <w:noProof/>
            <w:webHidden/>
          </w:rPr>
        </w:r>
        <w:r>
          <w:rPr>
            <w:noProof/>
            <w:webHidden/>
          </w:rPr>
          <w:fldChar w:fldCharType="separate"/>
        </w:r>
        <w:r>
          <w:rPr>
            <w:noProof/>
            <w:webHidden/>
          </w:rPr>
          <w:t>6</w:t>
        </w:r>
        <w:r>
          <w:rPr>
            <w:noProof/>
            <w:webHidden/>
          </w:rPr>
          <w:fldChar w:fldCharType="end"/>
        </w:r>
      </w:hyperlink>
    </w:p>
    <w:p w14:paraId="6EDA2183" w14:textId="238F7C3C"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6" w:history="1">
        <w:r w:rsidRPr="00B87CD3">
          <w:rPr>
            <w:rStyle w:val="Hyperlink"/>
            <w:noProof/>
          </w:rPr>
          <w:t>Scénario 3 : Proposer un objet à la mise à disposition</w:t>
        </w:r>
        <w:r>
          <w:rPr>
            <w:noProof/>
            <w:webHidden/>
          </w:rPr>
          <w:tab/>
        </w:r>
        <w:r>
          <w:rPr>
            <w:noProof/>
            <w:webHidden/>
          </w:rPr>
          <w:fldChar w:fldCharType="begin"/>
        </w:r>
        <w:r>
          <w:rPr>
            <w:noProof/>
            <w:webHidden/>
          </w:rPr>
          <w:instrText xml:space="preserve"> PAGEREF _Toc240809906 \h </w:instrText>
        </w:r>
        <w:r>
          <w:rPr>
            <w:noProof/>
            <w:webHidden/>
          </w:rPr>
        </w:r>
        <w:r>
          <w:rPr>
            <w:noProof/>
            <w:webHidden/>
          </w:rPr>
          <w:fldChar w:fldCharType="separate"/>
        </w:r>
        <w:r>
          <w:rPr>
            <w:noProof/>
            <w:webHidden/>
          </w:rPr>
          <w:t>7</w:t>
        </w:r>
        <w:r>
          <w:rPr>
            <w:noProof/>
            <w:webHidden/>
          </w:rPr>
          <w:fldChar w:fldCharType="end"/>
        </w:r>
      </w:hyperlink>
    </w:p>
    <w:p w14:paraId="41448DEF" w14:textId="0AE2BC0B" w:rsidR="007A4C84" w:rsidRDefault="007A4C84">
      <w:pPr>
        <w:pStyle w:val="TOC1"/>
        <w:tabs>
          <w:tab w:val="right" w:leader="dot" w:pos="9016"/>
        </w:tabs>
        <w:rPr>
          <w:rFonts w:asciiTheme="minorHAnsi" w:hAnsiTheme="minorHAnsi" w:cstheme="minorBidi"/>
          <w:b w:val="0"/>
          <w:bCs w:val="0"/>
          <w:caps w:val="0"/>
          <w:noProof/>
          <w:kern w:val="2"/>
          <w:sz w:val="24"/>
          <w:szCs w:val="24"/>
          <w:lang w:val="fr-FR"/>
        </w:rPr>
      </w:pPr>
      <w:hyperlink w:anchor="_Toc240809907" w:history="1">
        <w:r w:rsidRPr="00B87CD3">
          <w:rPr>
            <w:rStyle w:val="Hyperlink"/>
            <w:noProof/>
          </w:rPr>
          <w:t>Contraintes et exigences techniques</w:t>
        </w:r>
        <w:r>
          <w:rPr>
            <w:noProof/>
            <w:webHidden/>
          </w:rPr>
          <w:tab/>
        </w:r>
        <w:r>
          <w:rPr>
            <w:noProof/>
            <w:webHidden/>
          </w:rPr>
          <w:fldChar w:fldCharType="begin"/>
        </w:r>
        <w:r>
          <w:rPr>
            <w:noProof/>
            <w:webHidden/>
          </w:rPr>
          <w:instrText xml:space="preserve"> PAGEREF _Toc240809907 \h </w:instrText>
        </w:r>
        <w:r>
          <w:rPr>
            <w:noProof/>
            <w:webHidden/>
          </w:rPr>
        </w:r>
        <w:r>
          <w:rPr>
            <w:noProof/>
            <w:webHidden/>
          </w:rPr>
          <w:fldChar w:fldCharType="separate"/>
        </w:r>
        <w:r>
          <w:rPr>
            <w:noProof/>
            <w:webHidden/>
          </w:rPr>
          <w:t>7</w:t>
        </w:r>
        <w:r>
          <w:rPr>
            <w:noProof/>
            <w:webHidden/>
          </w:rPr>
          <w:fldChar w:fldCharType="end"/>
        </w:r>
      </w:hyperlink>
    </w:p>
    <w:p w14:paraId="7E05E0AA" w14:textId="438299F8"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8" w:history="1">
        <w:r w:rsidRPr="00B87CD3">
          <w:rPr>
            <w:rStyle w:val="Hyperlink"/>
            <w:noProof/>
          </w:rPr>
          <w:t>Ergonomie</w:t>
        </w:r>
        <w:r>
          <w:rPr>
            <w:noProof/>
            <w:webHidden/>
          </w:rPr>
          <w:tab/>
        </w:r>
        <w:r>
          <w:rPr>
            <w:noProof/>
            <w:webHidden/>
          </w:rPr>
          <w:fldChar w:fldCharType="begin"/>
        </w:r>
        <w:r>
          <w:rPr>
            <w:noProof/>
            <w:webHidden/>
          </w:rPr>
          <w:instrText xml:space="preserve"> PAGEREF _Toc240809908 \h </w:instrText>
        </w:r>
        <w:r>
          <w:rPr>
            <w:noProof/>
            <w:webHidden/>
          </w:rPr>
        </w:r>
        <w:r>
          <w:rPr>
            <w:noProof/>
            <w:webHidden/>
          </w:rPr>
          <w:fldChar w:fldCharType="separate"/>
        </w:r>
        <w:r>
          <w:rPr>
            <w:noProof/>
            <w:webHidden/>
          </w:rPr>
          <w:t>7</w:t>
        </w:r>
        <w:r>
          <w:rPr>
            <w:noProof/>
            <w:webHidden/>
          </w:rPr>
          <w:fldChar w:fldCharType="end"/>
        </w:r>
      </w:hyperlink>
    </w:p>
    <w:p w14:paraId="4288C79A" w14:textId="7AA64D81"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09" w:history="1">
        <w:r w:rsidRPr="00B87CD3">
          <w:rPr>
            <w:rStyle w:val="Hyperlink"/>
            <w:noProof/>
          </w:rPr>
          <w:t>Comportement</w:t>
        </w:r>
        <w:r>
          <w:rPr>
            <w:noProof/>
            <w:webHidden/>
          </w:rPr>
          <w:tab/>
        </w:r>
        <w:r>
          <w:rPr>
            <w:noProof/>
            <w:webHidden/>
          </w:rPr>
          <w:fldChar w:fldCharType="begin"/>
        </w:r>
        <w:r>
          <w:rPr>
            <w:noProof/>
            <w:webHidden/>
          </w:rPr>
          <w:instrText xml:space="preserve"> PAGEREF _Toc240809909 \h </w:instrText>
        </w:r>
        <w:r>
          <w:rPr>
            <w:noProof/>
            <w:webHidden/>
          </w:rPr>
        </w:r>
        <w:r>
          <w:rPr>
            <w:noProof/>
            <w:webHidden/>
          </w:rPr>
          <w:fldChar w:fldCharType="separate"/>
        </w:r>
        <w:r>
          <w:rPr>
            <w:noProof/>
            <w:webHidden/>
          </w:rPr>
          <w:t>7</w:t>
        </w:r>
        <w:r>
          <w:rPr>
            <w:noProof/>
            <w:webHidden/>
          </w:rPr>
          <w:fldChar w:fldCharType="end"/>
        </w:r>
      </w:hyperlink>
    </w:p>
    <w:p w14:paraId="145E43E0" w14:textId="4792E29C"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10" w:history="1">
        <w:r w:rsidRPr="00B87CD3">
          <w:rPr>
            <w:rStyle w:val="Hyperlink"/>
            <w:noProof/>
          </w:rPr>
          <w:t>Sécurité</w:t>
        </w:r>
        <w:r>
          <w:rPr>
            <w:noProof/>
            <w:webHidden/>
          </w:rPr>
          <w:tab/>
        </w:r>
        <w:r>
          <w:rPr>
            <w:noProof/>
            <w:webHidden/>
          </w:rPr>
          <w:fldChar w:fldCharType="begin"/>
        </w:r>
        <w:r>
          <w:rPr>
            <w:noProof/>
            <w:webHidden/>
          </w:rPr>
          <w:instrText xml:space="preserve"> PAGEREF _Toc240809910 \h </w:instrText>
        </w:r>
        <w:r>
          <w:rPr>
            <w:noProof/>
            <w:webHidden/>
          </w:rPr>
        </w:r>
        <w:r>
          <w:rPr>
            <w:noProof/>
            <w:webHidden/>
          </w:rPr>
          <w:fldChar w:fldCharType="separate"/>
        </w:r>
        <w:r>
          <w:rPr>
            <w:noProof/>
            <w:webHidden/>
          </w:rPr>
          <w:t>7</w:t>
        </w:r>
        <w:r>
          <w:rPr>
            <w:noProof/>
            <w:webHidden/>
          </w:rPr>
          <w:fldChar w:fldCharType="end"/>
        </w:r>
      </w:hyperlink>
    </w:p>
    <w:p w14:paraId="7F5EB58C" w14:textId="1BE476CE" w:rsidR="007A4C84" w:rsidRDefault="007A4C84">
      <w:pPr>
        <w:pStyle w:val="TOC3"/>
        <w:tabs>
          <w:tab w:val="right" w:leader="dot" w:pos="9016"/>
        </w:tabs>
        <w:rPr>
          <w:rFonts w:eastAsiaTheme="minorEastAsia"/>
          <w:noProof/>
          <w:kern w:val="2"/>
          <w:lang w:eastAsia="fr-FR"/>
          <w14:ligatures w14:val="standardContextual"/>
        </w:rPr>
      </w:pPr>
      <w:hyperlink w:anchor="_Toc240809911" w:history="1">
        <w:r w:rsidRPr="00B87CD3">
          <w:rPr>
            <w:rStyle w:val="Hyperlink"/>
            <w:noProof/>
            <w:lang w:val="fr-BE"/>
          </w:rPr>
          <w:t>Droits des accès :</w:t>
        </w:r>
        <w:r>
          <w:rPr>
            <w:noProof/>
            <w:webHidden/>
          </w:rPr>
          <w:tab/>
        </w:r>
        <w:r>
          <w:rPr>
            <w:noProof/>
            <w:webHidden/>
          </w:rPr>
          <w:fldChar w:fldCharType="begin"/>
        </w:r>
        <w:r>
          <w:rPr>
            <w:noProof/>
            <w:webHidden/>
          </w:rPr>
          <w:instrText xml:space="preserve"> PAGEREF _Toc240809911 \h </w:instrText>
        </w:r>
        <w:r>
          <w:rPr>
            <w:noProof/>
            <w:webHidden/>
          </w:rPr>
        </w:r>
        <w:r>
          <w:rPr>
            <w:noProof/>
            <w:webHidden/>
          </w:rPr>
          <w:fldChar w:fldCharType="separate"/>
        </w:r>
        <w:r>
          <w:rPr>
            <w:noProof/>
            <w:webHidden/>
          </w:rPr>
          <w:t>7</w:t>
        </w:r>
        <w:r>
          <w:rPr>
            <w:noProof/>
            <w:webHidden/>
          </w:rPr>
          <w:fldChar w:fldCharType="end"/>
        </w:r>
      </w:hyperlink>
    </w:p>
    <w:p w14:paraId="6F67BF81" w14:textId="0D3CDD0E" w:rsidR="007A4C84" w:rsidRDefault="007A4C84">
      <w:pPr>
        <w:pStyle w:val="TOC3"/>
        <w:tabs>
          <w:tab w:val="right" w:leader="dot" w:pos="9016"/>
        </w:tabs>
        <w:rPr>
          <w:rFonts w:eastAsiaTheme="minorEastAsia"/>
          <w:noProof/>
          <w:kern w:val="2"/>
          <w:lang w:eastAsia="fr-FR"/>
          <w14:ligatures w14:val="standardContextual"/>
        </w:rPr>
      </w:pPr>
      <w:hyperlink w:anchor="_Toc240809912" w:history="1">
        <w:r w:rsidRPr="00B87CD3">
          <w:rPr>
            <w:rStyle w:val="Hyperlink"/>
            <w:noProof/>
            <w:lang w:val="fr-BE"/>
          </w:rPr>
          <w:t>Intégrité des données :</w:t>
        </w:r>
        <w:r>
          <w:rPr>
            <w:noProof/>
            <w:webHidden/>
          </w:rPr>
          <w:tab/>
        </w:r>
        <w:r>
          <w:rPr>
            <w:noProof/>
            <w:webHidden/>
          </w:rPr>
          <w:fldChar w:fldCharType="begin"/>
        </w:r>
        <w:r>
          <w:rPr>
            <w:noProof/>
            <w:webHidden/>
          </w:rPr>
          <w:instrText xml:space="preserve"> PAGEREF _Toc240809912 \h </w:instrText>
        </w:r>
        <w:r>
          <w:rPr>
            <w:noProof/>
            <w:webHidden/>
          </w:rPr>
        </w:r>
        <w:r>
          <w:rPr>
            <w:noProof/>
            <w:webHidden/>
          </w:rPr>
          <w:fldChar w:fldCharType="separate"/>
        </w:r>
        <w:r>
          <w:rPr>
            <w:noProof/>
            <w:webHidden/>
          </w:rPr>
          <w:t>7</w:t>
        </w:r>
        <w:r>
          <w:rPr>
            <w:noProof/>
            <w:webHidden/>
          </w:rPr>
          <w:fldChar w:fldCharType="end"/>
        </w:r>
      </w:hyperlink>
    </w:p>
    <w:p w14:paraId="7A2ABD9B" w14:textId="5C23FFCC"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13" w:history="1">
        <w:r w:rsidRPr="00B87CD3">
          <w:rPr>
            <w:rStyle w:val="Hyperlink"/>
            <w:noProof/>
          </w:rPr>
          <w:t>Conception</w:t>
        </w:r>
        <w:r>
          <w:rPr>
            <w:noProof/>
            <w:webHidden/>
          </w:rPr>
          <w:tab/>
        </w:r>
        <w:r>
          <w:rPr>
            <w:noProof/>
            <w:webHidden/>
          </w:rPr>
          <w:fldChar w:fldCharType="begin"/>
        </w:r>
        <w:r>
          <w:rPr>
            <w:noProof/>
            <w:webHidden/>
          </w:rPr>
          <w:instrText xml:space="preserve"> PAGEREF _Toc240809913 \h </w:instrText>
        </w:r>
        <w:r>
          <w:rPr>
            <w:noProof/>
            <w:webHidden/>
          </w:rPr>
        </w:r>
        <w:r>
          <w:rPr>
            <w:noProof/>
            <w:webHidden/>
          </w:rPr>
          <w:fldChar w:fldCharType="separate"/>
        </w:r>
        <w:r>
          <w:rPr>
            <w:noProof/>
            <w:webHidden/>
          </w:rPr>
          <w:t>8</w:t>
        </w:r>
        <w:r>
          <w:rPr>
            <w:noProof/>
            <w:webHidden/>
          </w:rPr>
          <w:fldChar w:fldCharType="end"/>
        </w:r>
      </w:hyperlink>
    </w:p>
    <w:p w14:paraId="54B8EC5A" w14:textId="1AE8F4B9" w:rsidR="007A4C84" w:rsidRDefault="007A4C84">
      <w:pPr>
        <w:pStyle w:val="TOC2"/>
        <w:tabs>
          <w:tab w:val="right" w:leader="dot" w:pos="9016"/>
        </w:tabs>
        <w:rPr>
          <w:rFonts w:asciiTheme="minorHAnsi" w:hAnsiTheme="minorHAnsi" w:cstheme="minorBidi"/>
          <w:smallCaps w:val="0"/>
          <w:noProof/>
          <w:kern w:val="2"/>
          <w:sz w:val="24"/>
          <w:szCs w:val="24"/>
          <w:lang w:val="fr-FR"/>
        </w:rPr>
      </w:pPr>
      <w:hyperlink w:anchor="_Toc240809914" w:history="1">
        <w:r w:rsidRPr="00B87CD3">
          <w:rPr>
            <w:rStyle w:val="Hyperlink"/>
            <w:noProof/>
          </w:rPr>
          <w:t>Réglementaires</w:t>
        </w:r>
        <w:r>
          <w:rPr>
            <w:noProof/>
            <w:webHidden/>
          </w:rPr>
          <w:tab/>
        </w:r>
        <w:r>
          <w:rPr>
            <w:noProof/>
            <w:webHidden/>
          </w:rPr>
          <w:fldChar w:fldCharType="begin"/>
        </w:r>
        <w:r>
          <w:rPr>
            <w:noProof/>
            <w:webHidden/>
          </w:rPr>
          <w:instrText xml:space="preserve"> PAGEREF _Toc240809914 \h </w:instrText>
        </w:r>
        <w:r>
          <w:rPr>
            <w:noProof/>
            <w:webHidden/>
          </w:rPr>
        </w:r>
        <w:r>
          <w:rPr>
            <w:noProof/>
            <w:webHidden/>
          </w:rPr>
          <w:fldChar w:fldCharType="separate"/>
        </w:r>
        <w:r>
          <w:rPr>
            <w:noProof/>
            <w:webHidden/>
          </w:rPr>
          <w:t>8</w:t>
        </w:r>
        <w:r>
          <w:rPr>
            <w:noProof/>
            <w:webHidden/>
          </w:rPr>
          <w:fldChar w:fldCharType="end"/>
        </w:r>
      </w:hyperlink>
    </w:p>
    <w:p w14:paraId="55501B13" w14:textId="26002C2C" w:rsidR="007A4C84" w:rsidRDefault="007A4C84">
      <w:pPr>
        <w:pStyle w:val="TOC1"/>
        <w:tabs>
          <w:tab w:val="right" w:leader="dot" w:pos="9016"/>
        </w:tabs>
        <w:rPr>
          <w:rFonts w:asciiTheme="minorHAnsi" w:hAnsiTheme="minorHAnsi" w:cstheme="minorBidi"/>
          <w:b w:val="0"/>
          <w:bCs w:val="0"/>
          <w:caps w:val="0"/>
          <w:noProof/>
          <w:kern w:val="2"/>
          <w:sz w:val="24"/>
          <w:szCs w:val="24"/>
          <w:lang w:val="fr-FR"/>
        </w:rPr>
      </w:pPr>
      <w:hyperlink w:anchor="_Toc240809915" w:history="1">
        <w:r w:rsidRPr="00B87CD3">
          <w:rPr>
            <w:rStyle w:val="Hyperlink"/>
            <w:noProof/>
          </w:rPr>
          <w:t>Livrables attendus</w:t>
        </w:r>
        <w:r>
          <w:rPr>
            <w:noProof/>
            <w:webHidden/>
          </w:rPr>
          <w:tab/>
        </w:r>
        <w:r>
          <w:rPr>
            <w:noProof/>
            <w:webHidden/>
          </w:rPr>
          <w:fldChar w:fldCharType="begin"/>
        </w:r>
        <w:r>
          <w:rPr>
            <w:noProof/>
            <w:webHidden/>
          </w:rPr>
          <w:instrText xml:space="preserve"> PAGEREF _Toc240809915 \h </w:instrText>
        </w:r>
        <w:r>
          <w:rPr>
            <w:noProof/>
            <w:webHidden/>
          </w:rPr>
        </w:r>
        <w:r>
          <w:rPr>
            <w:noProof/>
            <w:webHidden/>
          </w:rPr>
          <w:fldChar w:fldCharType="separate"/>
        </w:r>
        <w:r>
          <w:rPr>
            <w:noProof/>
            <w:webHidden/>
          </w:rPr>
          <w:t>8</w:t>
        </w:r>
        <w:r>
          <w:rPr>
            <w:noProof/>
            <w:webHidden/>
          </w:rPr>
          <w:fldChar w:fldCharType="end"/>
        </w:r>
      </w:hyperlink>
    </w:p>
    <w:p w14:paraId="0893D361" w14:textId="7D2B94B2" w:rsidR="00203022" w:rsidRDefault="00203022" w:rsidP="00203022">
      <w:pPr>
        <w:rPr>
          <w:b/>
          <w:bCs/>
          <w:caps/>
        </w:rPr>
      </w:pPr>
      <w:r>
        <w:rPr>
          <w:b/>
          <w:bCs/>
          <w:caps/>
        </w:rPr>
        <w:fldChar w:fldCharType="end"/>
      </w:r>
    </w:p>
    <w:p w14:paraId="2A20EC08" w14:textId="77777777" w:rsidR="00203022" w:rsidRPr="00CA65B2" w:rsidRDefault="00203022" w:rsidP="00203022">
      <w:pPr>
        <w:rPr>
          <w:b/>
          <w:bCs/>
          <w:caps/>
        </w:rPr>
      </w:pPr>
      <w:r>
        <w:rPr>
          <w:b/>
          <w:bCs/>
          <w:caps/>
        </w:rPr>
        <w:br w:type="page"/>
      </w:r>
    </w:p>
    <w:p w14:paraId="4C0BC6CC" w14:textId="77777777" w:rsidR="00203022" w:rsidRPr="00CA65B2" w:rsidRDefault="00203022" w:rsidP="00203022">
      <w:pPr>
        <w:pStyle w:val="Heading1"/>
      </w:pPr>
      <w:bookmarkStart w:id="0" w:name="_Toc240809890"/>
      <w:r w:rsidRPr="00CA65B2">
        <w:lastRenderedPageBreak/>
        <w:t>Présentation du projet</w:t>
      </w:r>
      <w:bookmarkEnd w:id="0"/>
    </w:p>
    <w:p w14:paraId="7AD65C6B" w14:textId="77777777" w:rsidR="00203022" w:rsidRPr="00CA65B2" w:rsidRDefault="00203022" w:rsidP="00203022">
      <w:pPr>
        <w:pStyle w:val="Heading2"/>
      </w:pPr>
      <w:bookmarkStart w:id="1" w:name="_Toc240809891"/>
      <w:r w:rsidRPr="00CA65B2">
        <w:t>Contexte</w:t>
      </w:r>
      <w:bookmarkEnd w:id="1"/>
    </w:p>
    <w:p w14:paraId="00F5636F" w14:textId="77777777" w:rsidR="00203022" w:rsidRDefault="00203022" w:rsidP="00203022">
      <w:pPr>
        <w:spacing w:line="257" w:lineRule="auto"/>
      </w:pPr>
      <w:r w:rsidRPr="213F4DF2">
        <w:rPr>
          <w:rFonts w:ascii="Calibri" w:eastAsia="Calibri" w:hAnsi="Calibri" w:cs="Calibri"/>
          <w:sz w:val="22"/>
          <w:szCs w:val="22"/>
          <w:lang w:val="fr-BE"/>
        </w:rPr>
        <w:t>Une startup souhaite développer une plateforme destinée à favoriser l’économie locale et le partage de ressources entre particuliers.</w:t>
      </w:r>
    </w:p>
    <w:p w14:paraId="60F43F29" w14:textId="77777777" w:rsidR="00203022" w:rsidRDefault="00203022" w:rsidP="00203022">
      <w:pPr>
        <w:spacing w:line="257" w:lineRule="auto"/>
      </w:pPr>
      <w:r w:rsidRPr="213F4DF2">
        <w:rPr>
          <w:rFonts w:ascii="Calibri" w:eastAsia="Calibri" w:hAnsi="Calibri" w:cs="Calibri"/>
          <w:sz w:val="22"/>
          <w:szCs w:val="22"/>
          <w:lang w:val="fr-BE"/>
        </w:rPr>
        <w:t>La plateforme permettra notamment aux utilisateurs de proposer à la location ou au prêt des objets qu’ils utilisent peu : outillage, matériel de jardinage, équipements de loisirs, appareils ménagers, matériel événementiel, etc.</w:t>
      </w:r>
    </w:p>
    <w:p w14:paraId="26C50BE9" w14:textId="77777777" w:rsidR="00203022" w:rsidRPr="008C069C" w:rsidRDefault="00203022" w:rsidP="00203022">
      <w:pPr>
        <w:pStyle w:val="Heading2"/>
      </w:pPr>
      <w:bookmarkStart w:id="2" w:name="_Toc240809892"/>
      <w:r w:rsidRPr="008C069C">
        <w:t>Périmètre</w:t>
      </w:r>
      <w:bookmarkEnd w:id="2"/>
    </w:p>
    <w:p w14:paraId="7FF7D7AF" w14:textId="77777777" w:rsidR="00203022" w:rsidRDefault="00203022" w:rsidP="00203022">
      <w:pPr>
        <w:spacing w:after="60"/>
        <w:rPr>
          <w:rFonts w:ascii="Calibri" w:eastAsia="Calibri" w:hAnsi="Calibri" w:cs="Calibri"/>
          <w:sz w:val="22"/>
          <w:szCs w:val="22"/>
          <w:lang w:val="fr-BE"/>
        </w:rPr>
      </w:pPr>
      <w:r w:rsidRPr="213F4DF2">
        <w:rPr>
          <w:rFonts w:ascii="Calibri" w:eastAsia="Calibri" w:hAnsi="Calibri" w:cs="Calibri"/>
          <w:sz w:val="22"/>
          <w:szCs w:val="22"/>
          <w:lang w:val="fr-BE"/>
        </w:rPr>
        <w:t>Mise en place d’un site web avec des fonctionnalités de recherche, de notation, d’une carte, d’un calendrier des réservations, de signalement. La plateforme notifiera les intervenants en fonction des actions réaliser. Mise en place d’un système de paiement soit par carte bancaire soit par un prestataire de service.</w:t>
      </w:r>
    </w:p>
    <w:p w14:paraId="1763DD72" w14:textId="77777777" w:rsidR="00203022" w:rsidRPr="00CA65B2" w:rsidRDefault="00203022" w:rsidP="00203022">
      <w:pPr>
        <w:pStyle w:val="Heading2"/>
      </w:pPr>
      <w:bookmarkStart w:id="3" w:name="_Toc240809893"/>
      <w:r w:rsidRPr="00CA65B2">
        <w:t>Hors périmètre</w:t>
      </w:r>
      <w:bookmarkEnd w:id="3"/>
    </w:p>
    <w:p w14:paraId="255D2D2A" w14:textId="77777777" w:rsidR="00203022" w:rsidRDefault="00203022" w:rsidP="00203022">
      <w:p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Livraison</w:t>
      </w:r>
    </w:p>
    <w:p w14:paraId="5C47BDBB" w14:textId="77777777" w:rsidR="00203022" w:rsidRPr="008C069C" w:rsidRDefault="00203022" w:rsidP="00203022">
      <w:pPr>
        <w:pStyle w:val="Heading2"/>
      </w:pPr>
      <w:bookmarkStart w:id="4" w:name="_Toc240809894"/>
      <w:r w:rsidRPr="008C069C">
        <w:t>Objectifs du projet</w:t>
      </w:r>
      <w:bookmarkEnd w:id="4"/>
    </w:p>
    <w:p w14:paraId="32859632" w14:textId="77777777" w:rsidR="00203022" w:rsidRPr="00970055" w:rsidRDefault="00203022" w:rsidP="00203022">
      <w:pPr>
        <w:pStyle w:val="Heading2"/>
        <w:rPr>
          <w:sz w:val="28"/>
          <w:szCs w:val="28"/>
          <w:lang w:val="fr-BE"/>
        </w:rPr>
      </w:pPr>
      <w:bookmarkStart w:id="5" w:name="_Toc240809895"/>
      <w:r w:rsidRPr="00970055">
        <w:rPr>
          <w:sz w:val="28"/>
          <w:szCs w:val="28"/>
          <w:lang w:val="fr-BE"/>
        </w:rPr>
        <w:t>Objectifs Prioritaire</w:t>
      </w:r>
      <w:bookmarkEnd w:id="5"/>
    </w:p>
    <w:p w14:paraId="49DFBE53" w14:textId="3C047C8E" w:rsidR="00203022" w:rsidRPr="00AB222D" w:rsidRDefault="00203022" w:rsidP="00203022">
      <w:pPr>
        <w:pStyle w:val="ListParagraph"/>
        <w:numPr>
          <w:ilvl w:val="0"/>
          <w:numId w:val="24"/>
        </w:numPr>
        <w:spacing w:after="0" w:line="257" w:lineRule="auto"/>
        <w:rPr>
          <w:rFonts w:ascii="Calibri" w:hAnsi="Calibri" w:cs="Calibri"/>
          <w:sz w:val="22"/>
          <w:szCs w:val="22"/>
        </w:rPr>
      </w:pPr>
      <w:r w:rsidRPr="00AB222D">
        <w:rPr>
          <w:rFonts w:ascii="Calibri" w:eastAsia="Arial" w:hAnsi="Calibri" w:cs="Calibri"/>
          <w:color w:val="000000" w:themeColor="text1"/>
          <w:sz w:val="22"/>
          <w:szCs w:val="22"/>
        </w:rPr>
        <w:t>1.</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De rechercher les objets disponibles à proximité</w:t>
      </w:r>
    </w:p>
    <w:p w14:paraId="27955EE7" w14:textId="132B238A"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2.</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 xml:space="preserve">De réserver un objet pour une période déterminée  </w:t>
      </w:r>
    </w:p>
    <w:p w14:paraId="28669B36" w14:textId="78FF1156"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3.</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 xml:space="preserve">De payer une éventuelle location  </w:t>
      </w:r>
    </w:p>
    <w:p w14:paraId="035D318D" w14:textId="7855D906"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4.</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 xml:space="preserve">De gérer les remises et restitutions  </w:t>
      </w:r>
    </w:p>
    <w:p w14:paraId="294293EA" w14:textId="4AFFEC0A"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5.</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De proposer des réservations récurrentes pour certains équipements</w:t>
      </w:r>
    </w:p>
    <w:p w14:paraId="7A31397E" w14:textId="1073AD99"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6.</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D’évaluer les transactions et les utilisateurs</w:t>
      </w:r>
    </w:p>
    <w:p w14:paraId="4D778D89" w14:textId="40D78825"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7.</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Permettre à l’utilisateur de créer un compte</w:t>
      </w:r>
    </w:p>
    <w:p w14:paraId="7E7D96DC" w14:textId="278ECACF" w:rsidR="00203022" w:rsidRPr="00AB222D" w:rsidRDefault="00203022" w:rsidP="00203022">
      <w:pPr>
        <w:pStyle w:val="ListParagraph"/>
        <w:numPr>
          <w:ilvl w:val="0"/>
          <w:numId w:val="24"/>
        </w:numPr>
        <w:spacing w:after="0"/>
        <w:rPr>
          <w:rFonts w:ascii="Calibri" w:eastAsia="Arial" w:hAnsi="Calibri" w:cs="Calibri"/>
          <w:color w:val="000000" w:themeColor="text1"/>
          <w:sz w:val="22"/>
          <w:szCs w:val="22"/>
        </w:rPr>
      </w:pPr>
      <w:r w:rsidRPr="00AB222D">
        <w:rPr>
          <w:rFonts w:ascii="Calibri" w:eastAsia="Arial" w:hAnsi="Calibri" w:cs="Calibri"/>
          <w:color w:val="000000" w:themeColor="text1"/>
          <w:sz w:val="22"/>
          <w:szCs w:val="22"/>
        </w:rPr>
        <w:t>8.</w:t>
      </w:r>
      <w:r w:rsidR="00390389">
        <w:rPr>
          <w:rFonts w:ascii="Calibri" w:eastAsia="Arial" w:hAnsi="Calibri" w:cs="Calibri"/>
          <w:color w:val="000000" w:themeColor="text1"/>
          <w:sz w:val="22"/>
          <w:szCs w:val="22"/>
        </w:rPr>
        <w:t xml:space="preserve"> </w:t>
      </w:r>
      <w:r w:rsidRPr="00AB222D">
        <w:rPr>
          <w:rFonts w:ascii="Calibri" w:eastAsia="Arial" w:hAnsi="Calibri" w:cs="Calibri"/>
          <w:color w:val="000000" w:themeColor="text1"/>
          <w:sz w:val="22"/>
          <w:szCs w:val="22"/>
        </w:rPr>
        <w:t>De se connecter à son compte</w:t>
      </w:r>
    </w:p>
    <w:p w14:paraId="33116AD0" w14:textId="2C073919"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eastAsia="Arial" w:hAnsi="Calibri" w:cs="Calibri"/>
          <w:color w:val="000000" w:themeColor="text1"/>
          <w:sz w:val="22"/>
          <w:szCs w:val="22"/>
        </w:rPr>
        <w:t>9.</w:t>
      </w:r>
      <w:r w:rsidR="00390389">
        <w:rPr>
          <w:rFonts w:ascii="Calibri" w:eastAsia="Arial" w:hAnsi="Calibri" w:cs="Calibri"/>
          <w:color w:val="000000" w:themeColor="text1"/>
          <w:sz w:val="22"/>
          <w:szCs w:val="22"/>
        </w:rPr>
        <w:t xml:space="preserve"> </w:t>
      </w:r>
      <w:r w:rsidRPr="00AB222D">
        <w:rPr>
          <w:rFonts w:ascii="Calibri" w:hAnsi="Calibri" w:cs="Calibri"/>
          <w:sz w:val="22"/>
          <w:szCs w:val="22"/>
        </w:rPr>
        <w:t>Chaque utilisateur pourra proposer un ou plusieurs objets et préciser notamment leur catégorie, leur localisation, leur disponibilité et leurs conditions d’utilisation</w:t>
      </w:r>
    </w:p>
    <w:p w14:paraId="3E3B6ED3" w14:textId="2C263C04"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10.</w:t>
      </w:r>
      <w:r w:rsidR="00390389">
        <w:rPr>
          <w:rFonts w:ascii="Calibri" w:hAnsi="Calibri" w:cs="Calibri"/>
          <w:sz w:val="22"/>
          <w:szCs w:val="22"/>
        </w:rPr>
        <w:t xml:space="preserve"> </w:t>
      </w:r>
      <w:r w:rsidRPr="00AB222D">
        <w:rPr>
          <w:rFonts w:ascii="Calibri" w:hAnsi="Calibri" w:cs="Calibri"/>
          <w:sz w:val="22"/>
          <w:szCs w:val="22"/>
        </w:rPr>
        <w:t>Les paiements pourront être réalisés par carte bancaire ou via un prestataire de paiement en ligne</w:t>
      </w:r>
    </w:p>
    <w:p w14:paraId="09177683" w14:textId="51D92750"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11.</w:t>
      </w:r>
      <w:r w:rsidR="00390389">
        <w:rPr>
          <w:rFonts w:ascii="Calibri" w:hAnsi="Calibri" w:cs="Calibri"/>
          <w:sz w:val="22"/>
          <w:szCs w:val="22"/>
        </w:rPr>
        <w:t xml:space="preserve"> </w:t>
      </w:r>
      <w:r w:rsidRPr="00AB222D">
        <w:rPr>
          <w:rFonts w:ascii="Calibri" w:hAnsi="Calibri" w:cs="Calibri"/>
          <w:sz w:val="22"/>
          <w:szCs w:val="22"/>
        </w:rPr>
        <w:t>Un accès administrateur permettra de gérer les principales données de l’application</w:t>
      </w:r>
    </w:p>
    <w:p w14:paraId="642A3B9B" w14:textId="12C61B4E"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12.</w:t>
      </w:r>
      <w:r w:rsidR="00390389">
        <w:rPr>
          <w:rFonts w:ascii="Calibri" w:hAnsi="Calibri" w:cs="Calibri"/>
          <w:sz w:val="22"/>
          <w:szCs w:val="22"/>
        </w:rPr>
        <w:t xml:space="preserve"> </w:t>
      </w:r>
      <w:r w:rsidRPr="00AB222D">
        <w:rPr>
          <w:rFonts w:ascii="Calibri" w:hAnsi="Calibri" w:cs="Calibri"/>
          <w:sz w:val="22"/>
          <w:szCs w:val="22"/>
        </w:rPr>
        <w:t>Les URL de l’application devront être explicites et cohérentes</w:t>
      </w:r>
    </w:p>
    <w:p w14:paraId="433D961B" w14:textId="551240BF"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13.</w:t>
      </w:r>
      <w:r w:rsidR="00390389">
        <w:rPr>
          <w:rFonts w:ascii="Calibri" w:hAnsi="Calibri" w:cs="Calibri"/>
          <w:sz w:val="22"/>
          <w:szCs w:val="22"/>
        </w:rPr>
        <w:t xml:space="preserve"> </w:t>
      </w:r>
      <w:r w:rsidRPr="00AB222D">
        <w:rPr>
          <w:rFonts w:ascii="Calibri" w:hAnsi="Calibri" w:cs="Calibri"/>
          <w:sz w:val="22"/>
          <w:szCs w:val="22"/>
        </w:rPr>
        <w:t>L’application devra être protégée contre les attaques Web courantes</w:t>
      </w:r>
    </w:p>
    <w:p w14:paraId="2CB459C2" w14:textId="384ACF2E"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14.</w:t>
      </w:r>
      <w:r w:rsidR="00390389">
        <w:rPr>
          <w:rFonts w:ascii="Calibri" w:hAnsi="Calibri" w:cs="Calibri"/>
          <w:sz w:val="22"/>
          <w:szCs w:val="22"/>
        </w:rPr>
        <w:t xml:space="preserve"> </w:t>
      </w:r>
      <w:r w:rsidRPr="00AB222D">
        <w:rPr>
          <w:rFonts w:ascii="Calibri" w:hAnsi="Calibri" w:cs="Calibri"/>
          <w:sz w:val="22"/>
          <w:szCs w:val="22"/>
        </w:rPr>
        <w:t xml:space="preserve">La sécurité des API reposera sur un mécanisme adapté, par exemple </w:t>
      </w:r>
      <w:proofErr w:type="spellStart"/>
      <w:r w:rsidRPr="00AB222D">
        <w:rPr>
          <w:rFonts w:ascii="Calibri" w:hAnsi="Calibri" w:cs="Calibri"/>
          <w:sz w:val="22"/>
          <w:szCs w:val="22"/>
        </w:rPr>
        <w:t>OAuth</w:t>
      </w:r>
      <w:proofErr w:type="spellEnd"/>
      <w:r w:rsidRPr="00AB222D">
        <w:rPr>
          <w:rFonts w:ascii="Calibri" w:hAnsi="Calibri" w:cs="Calibri"/>
          <w:sz w:val="22"/>
          <w:szCs w:val="22"/>
        </w:rPr>
        <w:t xml:space="preserve"> 2.0 ou JWT</w:t>
      </w:r>
    </w:p>
    <w:p w14:paraId="1DE43A0D" w14:textId="28FAF1DA"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15.</w:t>
      </w:r>
      <w:r w:rsidR="00390389">
        <w:rPr>
          <w:rFonts w:ascii="Calibri" w:hAnsi="Calibri" w:cs="Calibri"/>
          <w:sz w:val="22"/>
          <w:szCs w:val="22"/>
        </w:rPr>
        <w:t xml:space="preserve"> </w:t>
      </w:r>
      <w:r w:rsidRPr="00AB222D">
        <w:rPr>
          <w:rFonts w:ascii="Calibri" w:hAnsi="Calibri" w:cs="Calibri"/>
          <w:sz w:val="22"/>
          <w:szCs w:val="22"/>
        </w:rPr>
        <w:t>Les données sensibles devront être protégées de manière appropriée</w:t>
      </w:r>
    </w:p>
    <w:p w14:paraId="5793BEA4" w14:textId="3E1CFF61"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16.</w:t>
      </w:r>
      <w:r w:rsidR="00390389">
        <w:rPr>
          <w:rFonts w:ascii="Calibri" w:hAnsi="Calibri" w:cs="Calibri"/>
          <w:sz w:val="22"/>
          <w:szCs w:val="22"/>
        </w:rPr>
        <w:t xml:space="preserve"> </w:t>
      </w:r>
      <w:r w:rsidRPr="00AB222D">
        <w:rPr>
          <w:rFonts w:ascii="Calibri" w:hAnsi="Calibri" w:cs="Calibri"/>
          <w:sz w:val="22"/>
          <w:szCs w:val="22"/>
        </w:rPr>
        <w:t>L’application devra prendre en compte les principales obligations liées à la protection des données personnelles</w:t>
      </w:r>
    </w:p>
    <w:p w14:paraId="5A058313" w14:textId="797DF524" w:rsidR="00203022" w:rsidRPr="00AB222D" w:rsidRDefault="00203022" w:rsidP="00203022">
      <w:pPr>
        <w:pStyle w:val="ListParagraph"/>
        <w:numPr>
          <w:ilvl w:val="0"/>
          <w:numId w:val="24"/>
        </w:numPr>
        <w:spacing w:after="0"/>
        <w:rPr>
          <w:rFonts w:ascii="Calibri" w:hAnsi="Calibri" w:cs="Calibri"/>
          <w:sz w:val="22"/>
          <w:szCs w:val="22"/>
        </w:rPr>
      </w:pPr>
      <w:r w:rsidRPr="00AB222D">
        <w:rPr>
          <w:rFonts w:ascii="Calibri" w:hAnsi="Calibri" w:cs="Calibri"/>
          <w:sz w:val="22"/>
          <w:szCs w:val="22"/>
        </w:rPr>
        <w:t>17.</w:t>
      </w:r>
      <w:r w:rsidR="00390389">
        <w:rPr>
          <w:rFonts w:ascii="Calibri" w:hAnsi="Calibri" w:cs="Calibri"/>
          <w:sz w:val="22"/>
          <w:szCs w:val="22"/>
        </w:rPr>
        <w:t xml:space="preserve"> </w:t>
      </w:r>
      <w:r w:rsidRPr="00AB222D">
        <w:rPr>
          <w:rFonts w:ascii="Calibri" w:hAnsi="Calibri" w:cs="Calibri"/>
          <w:sz w:val="22"/>
          <w:szCs w:val="22"/>
        </w:rPr>
        <w:t>L’apparence de l’application est importante : l’interface devra être moderne, ergonomique et adaptée aux différents supports (responsive design)</w:t>
      </w:r>
    </w:p>
    <w:p w14:paraId="20826684" w14:textId="70325C2A" w:rsidR="00203022" w:rsidRPr="003208EB" w:rsidRDefault="00203022" w:rsidP="00203022">
      <w:pPr>
        <w:pStyle w:val="ListParagraph"/>
        <w:numPr>
          <w:ilvl w:val="0"/>
          <w:numId w:val="24"/>
        </w:numPr>
        <w:spacing w:after="0"/>
        <w:rPr>
          <w:rFonts w:ascii="Calibri" w:hAnsi="Calibri" w:cs="Calibri"/>
          <w:sz w:val="22"/>
          <w:szCs w:val="22"/>
        </w:rPr>
      </w:pPr>
      <w:r w:rsidRPr="003208EB">
        <w:rPr>
          <w:rFonts w:ascii="Calibri" w:hAnsi="Calibri" w:cs="Calibri"/>
          <w:sz w:val="22"/>
          <w:szCs w:val="22"/>
        </w:rPr>
        <w:lastRenderedPageBreak/>
        <w:t>18.</w:t>
      </w:r>
      <w:r w:rsidR="00390389">
        <w:rPr>
          <w:rFonts w:ascii="Calibri" w:hAnsi="Calibri" w:cs="Calibri"/>
          <w:sz w:val="22"/>
          <w:szCs w:val="22"/>
        </w:rPr>
        <w:t xml:space="preserve"> </w:t>
      </w:r>
      <w:r w:rsidRPr="003208EB">
        <w:rPr>
          <w:rFonts w:ascii="Calibri" w:hAnsi="Calibri" w:cs="Calibri"/>
          <w:sz w:val="22"/>
          <w:szCs w:val="22"/>
        </w:rPr>
        <w:t xml:space="preserve">Plusieurs profils d’utilisateurs devront donc disposer de droits différents (Utilisateur connecté, utilisateur non-connecté, Admin, utilisateur avec abonnement, </w:t>
      </w:r>
      <w:r w:rsidR="0DD36C48" w:rsidRPr="003208EB">
        <w:rPr>
          <w:rFonts w:ascii="Calibri" w:hAnsi="Calibri" w:cs="Calibri"/>
          <w:sz w:val="22"/>
          <w:szCs w:val="22"/>
        </w:rPr>
        <w:t>responsable marketing</w:t>
      </w:r>
      <w:r w:rsidR="003208EB" w:rsidRPr="003208EB">
        <w:rPr>
          <w:rFonts w:ascii="Calibri" w:hAnsi="Calibri" w:cs="Calibri"/>
          <w:sz w:val="22"/>
          <w:szCs w:val="22"/>
        </w:rPr>
        <w:t>,</w:t>
      </w:r>
      <w:r w:rsidRPr="003208EB">
        <w:rPr>
          <w:rFonts w:ascii="Calibri" w:hAnsi="Calibri" w:cs="Calibri"/>
          <w:sz w:val="22"/>
          <w:szCs w:val="22"/>
        </w:rPr>
        <w:t xml:space="preserve"> modérateur)</w:t>
      </w:r>
    </w:p>
    <w:p w14:paraId="6E610282" w14:textId="77777777" w:rsidR="00203022" w:rsidRPr="007A4C84" w:rsidRDefault="00203022" w:rsidP="007A4C84">
      <w:pPr>
        <w:pStyle w:val="ListParagraph"/>
        <w:numPr>
          <w:ilvl w:val="0"/>
          <w:numId w:val="24"/>
        </w:numPr>
        <w:spacing w:after="0"/>
        <w:rPr>
          <w:color w:val="FFFFFF" w:themeColor="background1"/>
        </w:rPr>
      </w:pPr>
    </w:p>
    <w:p w14:paraId="1AAA1DFB" w14:textId="77777777" w:rsidR="00203022" w:rsidRPr="00970055" w:rsidRDefault="00203022" w:rsidP="00203022">
      <w:pPr>
        <w:pStyle w:val="Heading2"/>
        <w:rPr>
          <w:sz w:val="28"/>
          <w:szCs w:val="28"/>
        </w:rPr>
      </w:pPr>
      <w:bookmarkStart w:id="6" w:name="_Toc240809896"/>
      <w:r w:rsidRPr="00970055">
        <w:rPr>
          <w:sz w:val="28"/>
          <w:szCs w:val="28"/>
        </w:rPr>
        <w:t>Objectifs dans un second temps</w:t>
      </w:r>
      <w:bookmarkEnd w:id="6"/>
    </w:p>
    <w:p w14:paraId="0B4CD744" w14:textId="04BA423B"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Un utilisateur inscrit pourra choisir sa langue d’affichage parmi le français et l’anglais</w:t>
      </w:r>
    </w:p>
    <w:p w14:paraId="1DEAFE35" w14:textId="6FA73DED"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La plateforme permettra d’effectuer des recherches en tenant compte de la localisation de l’utilisateur</w:t>
      </w:r>
    </w:p>
    <w:p w14:paraId="5B26FB10" w14:textId="18C0F4FB"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Une carte permettra de visualiser les objets disponibles à proximité à l’aide d’une API de cartographie appropriée</w:t>
      </w:r>
    </w:p>
    <w:p w14:paraId="017A7D6B" w14:textId="3E5CAA39"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Un objet pourra être gratuit ou proposé contre paiement</w:t>
      </w:r>
    </w:p>
    <w:p w14:paraId="532A14DD" w14:textId="38D64BE9"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Certaines réservations pourront nécessiter le versement d’une caution</w:t>
      </w:r>
    </w:p>
    <w:p w14:paraId="106F3576" w14:textId="0318A9A8"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Un utilisateur devra pouvoir consulter l’historique de ses réservations, tant comme emprunteur que comme propriétaire</w:t>
      </w:r>
    </w:p>
    <w:p w14:paraId="1562A046" w14:textId="0C569A09"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Il devra être possible de noter une transaction et/ou un autre utilisateur</w:t>
      </w:r>
    </w:p>
    <w:p w14:paraId="03AB5DF2" w14:textId="63DBD81D"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Les utilisateurs pourront signaler un problème concernant une transaction ou un autre utilisateur</w:t>
      </w:r>
    </w:p>
    <w:p w14:paraId="603FCF73" w14:textId="5935057F"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Un système d’abonnement mensuel permettra d’accéder à certains avantages</w:t>
      </w:r>
    </w:p>
    <w:p w14:paraId="0B065402" w14:textId="20D6589E" w:rsidR="00203022" w:rsidRPr="00970055" w:rsidRDefault="00203022" w:rsidP="00970055">
      <w:pPr>
        <w:pStyle w:val="ListParagraph"/>
        <w:numPr>
          <w:ilvl w:val="0"/>
          <w:numId w:val="46"/>
        </w:numPr>
        <w:rPr>
          <w:rFonts w:ascii="Calibri" w:eastAsia="Aptos" w:hAnsi="Calibri" w:cs="Calibri"/>
          <w:sz w:val="22"/>
          <w:szCs w:val="22"/>
        </w:rPr>
      </w:pPr>
      <w:r w:rsidRPr="00970055">
        <w:rPr>
          <w:rFonts w:ascii="Calibri" w:eastAsia="Aptos" w:hAnsi="Calibri" w:cs="Calibri"/>
          <w:sz w:val="22"/>
          <w:szCs w:val="22"/>
        </w:rPr>
        <w:t xml:space="preserve">Le responsable marketing (utilisateur sur ses produits) devra pouvoir créer des promotions, par exemple sur certaines catégories d’objets ou pendant une période déterminée </w:t>
      </w:r>
    </w:p>
    <w:p w14:paraId="0CD1936B" w14:textId="2E61A14C" w:rsidR="00203022" w:rsidRPr="00970055" w:rsidRDefault="00203022" w:rsidP="00970055">
      <w:pPr>
        <w:pStyle w:val="ListParagraph"/>
        <w:numPr>
          <w:ilvl w:val="0"/>
          <w:numId w:val="46"/>
        </w:numPr>
        <w:rPr>
          <w:rFonts w:ascii="Calibri" w:hAnsi="Calibri" w:cs="Calibri"/>
          <w:sz w:val="22"/>
          <w:szCs w:val="22"/>
        </w:rPr>
      </w:pPr>
      <w:r w:rsidRPr="00970055">
        <w:rPr>
          <w:rFonts w:ascii="Calibri" w:eastAsia="Aptos" w:hAnsi="Calibri" w:cs="Calibri"/>
          <w:sz w:val="22"/>
          <w:szCs w:val="22"/>
        </w:rPr>
        <w:t>Certaines actions devront générer une notification à destination de l’utilisateur concerné</w:t>
      </w:r>
    </w:p>
    <w:p w14:paraId="2DEC24C7" w14:textId="77777777" w:rsidR="00203022" w:rsidRDefault="00203022" w:rsidP="00203022">
      <w:pPr>
        <w:pStyle w:val="Heading2"/>
      </w:pPr>
      <w:bookmarkStart w:id="7" w:name="_Toc240809897"/>
      <w:r w:rsidRPr="00190853">
        <w:t>Hypothèses</w:t>
      </w:r>
      <w:bookmarkEnd w:id="7"/>
    </w:p>
    <w:p w14:paraId="64AFF001" w14:textId="77777777" w:rsidR="00203022" w:rsidRDefault="00203022" w:rsidP="00203022">
      <w:pPr>
        <w:pStyle w:val="ListParagraph"/>
        <w:numPr>
          <w:ilvl w:val="0"/>
          <w:numId w:val="22"/>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Les utilisateurs finaux sont tous des particuliers.</w:t>
      </w:r>
    </w:p>
    <w:p w14:paraId="4C973466" w14:textId="77777777" w:rsidR="00203022" w:rsidRDefault="00203022" w:rsidP="00203022">
      <w:pPr>
        <w:pStyle w:val="ListParagraph"/>
        <w:numPr>
          <w:ilvl w:val="0"/>
          <w:numId w:val="22"/>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Les utilisateurs finaux disposeront d’un ordinateur et d’une connexion.</w:t>
      </w:r>
    </w:p>
    <w:p w14:paraId="5FC20552" w14:textId="77777777" w:rsidR="00203022" w:rsidRDefault="00203022" w:rsidP="00203022">
      <w:pPr>
        <w:pStyle w:val="ListParagraph"/>
        <w:numPr>
          <w:ilvl w:val="0"/>
          <w:numId w:val="22"/>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Mise en place d’un serveur pour la base de données et des services.</w:t>
      </w:r>
    </w:p>
    <w:p w14:paraId="3152F395" w14:textId="77777777" w:rsidR="00203022" w:rsidRPr="00294615" w:rsidRDefault="00203022" w:rsidP="00203022">
      <w:pPr>
        <w:pStyle w:val="ListParagraph"/>
        <w:numPr>
          <w:ilvl w:val="0"/>
          <w:numId w:val="22"/>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Achat d’un nom de domaine pour le site.</w:t>
      </w:r>
    </w:p>
    <w:p w14:paraId="75B19EFC" w14:textId="77777777" w:rsidR="00203022" w:rsidRPr="008C069C" w:rsidRDefault="00203022" w:rsidP="00203022">
      <w:pPr>
        <w:pStyle w:val="Heading1"/>
      </w:pPr>
      <w:bookmarkStart w:id="8" w:name="_Toc240809898"/>
      <w:r>
        <w:t>Acteurs</w:t>
      </w:r>
      <w:bookmarkEnd w:id="8"/>
    </w:p>
    <w:p w14:paraId="6D424B86" w14:textId="77777777" w:rsidR="00203022" w:rsidRDefault="00203022" w:rsidP="00203022">
      <w:pPr>
        <w:pStyle w:val="ListParagraph"/>
        <w:numPr>
          <w:ilvl w:val="0"/>
          <w:numId w:val="3"/>
        </w:numPr>
        <w:spacing w:line="257" w:lineRule="auto"/>
        <w:rPr>
          <w:rFonts w:ascii="Calibri" w:eastAsia="Calibri" w:hAnsi="Calibri" w:cs="Calibri"/>
          <w:sz w:val="22"/>
          <w:szCs w:val="22"/>
          <w:lang w:val="fr-BE"/>
        </w:rPr>
      </w:pPr>
      <w:proofErr w:type="spellStart"/>
      <w:r w:rsidRPr="213F4DF2">
        <w:rPr>
          <w:rFonts w:ascii="Calibri" w:eastAsia="Calibri" w:hAnsi="Calibri" w:cs="Calibri"/>
          <w:sz w:val="22"/>
          <w:szCs w:val="22"/>
          <w:lang w:val="fr-BE"/>
        </w:rPr>
        <w:t>LocalLoop</w:t>
      </w:r>
      <w:proofErr w:type="spellEnd"/>
    </w:p>
    <w:p w14:paraId="2358383C" w14:textId="77777777" w:rsidR="00203022" w:rsidRPr="009819C2" w:rsidRDefault="00203022" w:rsidP="00203022">
      <w:pPr>
        <w:pStyle w:val="ListParagraph"/>
        <w:numPr>
          <w:ilvl w:val="0"/>
          <w:numId w:val="3"/>
        </w:num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Propriétaire</w:t>
      </w:r>
      <w:r>
        <w:rPr>
          <w:rFonts w:ascii="Calibri" w:eastAsia="Calibri" w:hAnsi="Calibri" w:cs="Calibri"/>
          <w:sz w:val="22"/>
          <w:szCs w:val="22"/>
          <w:lang w:val="fr-BE"/>
        </w:rPr>
        <w:t xml:space="preserve"> : utilisateur qui met à disposition un article sur le site</w:t>
      </w:r>
    </w:p>
    <w:p w14:paraId="0A7226A6" w14:textId="77777777" w:rsidR="00203022" w:rsidRDefault="00203022" w:rsidP="00203022">
      <w:pPr>
        <w:pStyle w:val="ListParagraph"/>
        <w:numPr>
          <w:ilvl w:val="0"/>
          <w:numId w:val="3"/>
        </w:num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Emprunteur</w:t>
      </w:r>
      <w:r>
        <w:rPr>
          <w:rFonts w:ascii="Calibri" w:eastAsia="Calibri" w:hAnsi="Calibri" w:cs="Calibri"/>
          <w:sz w:val="22"/>
          <w:szCs w:val="22"/>
          <w:lang w:val="fr-BE"/>
        </w:rPr>
        <w:t> : utilisateur qui réserve un article sur le site</w:t>
      </w:r>
    </w:p>
    <w:p w14:paraId="58416168" w14:textId="77777777" w:rsidR="00203022" w:rsidRPr="009819C2" w:rsidRDefault="00203022" w:rsidP="00203022">
      <w:pPr>
        <w:pStyle w:val="ListParagraph"/>
        <w:numPr>
          <w:ilvl w:val="0"/>
          <w:numId w:val="3"/>
        </w:num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Marketing</w:t>
      </w:r>
      <w:r>
        <w:rPr>
          <w:rFonts w:ascii="Calibri" w:eastAsia="Calibri" w:hAnsi="Calibri" w:cs="Calibri"/>
          <w:sz w:val="22"/>
          <w:szCs w:val="22"/>
          <w:lang w:val="fr-BE"/>
        </w:rPr>
        <w:t> : membre du personnel qui a un regard sur les promotions réalisé par les utilisateurs</w:t>
      </w:r>
    </w:p>
    <w:p w14:paraId="5F42A7F9" w14:textId="77777777" w:rsidR="00203022" w:rsidRDefault="00203022" w:rsidP="00203022">
      <w:pPr>
        <w:pStyle w:val="ListParagraph"/>
        <w:numPr>
          <w:ilvl w:val="0"/>
          <w:numId w:val="3"/>
        </w:num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Administration</w:t>
      </w:r>
      <w:r>
        <w:rPr>
          <w:rFonts w:ascii="Calibri" w:eastAsia="Calibri" w:hAnsi="Calibri" w:cs="Calibri"/>
          <w:sz w:val="22"/>
          <w:szCs w:val="22"/>
          <w:lang w:val="fr-BE"/>
        </w:rPr>
        <w:t> : membre du personnel qui administre la base de données et les données échangé par le site</w:t>
      </w:r>
    </w:p>
    <w:p w14:paraId="1B32E974" w14:textId="77777777" w:rsidR="00203022" w:rsidRDefault="00203022" w:rsidP="00203022">
      <w:pPr>
        <w:pStyle w:val="ListParagraph"/>
        <w:numPr>
          <w:ilvl w:val="0"/>
          <w:numId w:val="3"/>
        </w:numPr>
        <w:spacing w:line="257" w:lineRule="auto"/>
        <w:rPr>
          <w:rFonts w:ascii="Calibri" w:eastAsia="Calibri" w:hAnsi="Calibri" w:cs="Calibri"/>
          <w:sz w:val="22"/>
          <w:szCs w:val="22"/>
          <w:lang w:val="fr-BE"/>
        </w:rPr>
      </w:pPr>
      <w:r>
        <w:rPr>
          <w:rFonts w:ascii="Calibri" w:eastAsia="Calibri" w:hAnsi="Calibri" w:cs="Calibri"/>
          <w:sz w:val="22"/>
          <w:szCs w:val="22"/>
          <w:lang w:val="fr-BE"/>
        </w:rPr>
        <w:t>Modérateur : membre du personnel qui s’occupe des différents signalements fait sur le site</w:t>
      </w:r>
    </w:p>
    <w:p w14:paraId="0B32D37F" w14:textId="77777777" w:rsidR="00203022" w:rsidRDefault="00203022" w:rsidP="00203022">
      <w:pPr>
        <w:pStyle w:val="ListParagraph"/>
        <w:numPr>
          <w:ilvl w:val="0"/>
          <w:numId w:val="3"/>
        </w:numPr>
        <w:spacing w:line="257" w:lineRule="auto"/>
        <w:rPr>
          <w:rFonts w:ascii="Calibri" w:eastAsia="Calibri" w:hAnsi="Calibri" w:cs="Calibri"/>
          <w:sz w:val="22"/>
          <w:szCs w:val="22"/>
          <w:lang w:val="fr-BE"/>
        </w:rPr>
      </w:pPr>
      <w:r w:rsidRPr="213F4DF2">
        <w:rPr>
          <w:rFonts w:ascii="Calibri" w:eastAsia="Calibri" w:hAnsi="Calibri" w:cs="Calibri"/>
          <w:sz w:val="22"/>
          <w:szCs w:val="22"/>
          <w:lang w:val="fr-BE"/>
        </w:rPr>
        <w:t>Service de paiement</w:t>
      </w:r>
      <w:r>
        <w:rPr>
          <w:rFonts w:ascii="Calibri" w:eastAsia="Calibri" w:hAnsi="Calibri" w:cs="Calibri"/>
          <w:sz w:val="22"/>
          <w:szCs w:val="22"/>
          <w:lang w:val="fr-BE"/>
        </w:rPr>
        <w:t xml:space="preserve"> externe </w:t>
      </w:r>
    </w:p>
    <w:p w14:paraId="6E2F4488" w14:textId="77777777" w:rsidR="00203022" w:rsidRPr="008C069C" w:rsidRDefault="00203022" w:rsidP="00203022">
      <w:pPr>
        <w:pStyle w:val="Heading1"/>
      </w:pPr>
      <w:bookmarkStart w:id="9" w:name="_Toc240809899"/>
      <w:r w:rsidRPr="008C069C">
        <w:lastRenderedPageBreak/>
        <w:t>Description fonctionnelle</w:t>
      </w:r>
      <w:bookmarkEnd w:id="9"/>
    </w:p>
    <w:p w14:paraId="26650427" w14:textId="77777777" w:rsidR="00203022" w:rsidRPr="008C069C" w:rsidRDefault="00203022" w:rsidP="00203022">
      <w:pPr>
        <w:pStyle w:val="Heading2"/>
      </w:pPr>
      <w:bookmarkStart w:id="10" w:name="_Toc240809900"/>
      <w:r w:rsidRPr="008C069C">
        <w:t>Glossaire</w:t>
      </w:r>
      <w:bookmarkEnd w:id="10"/>
    </w:p>
    <w:p w14:paraId="379D9791" w14:textId="77777777" w:rsidR="00203022" w:rsidRPr="00AB222D" w:rsidRDefault="00203022" w:rsidP="00203022">
      <w:pPr>
        <w:pStyle w:val="ListParagraph"/>
        <w:numPr>
          <w:ilvl w:val="0"/>
          <w:numId w:val="40"/>
        </w:numPr>
        <w:spacing w:after="60"/>
        <w:rPr>
          <w:rFonts w:ascii="Calibri" w:hAnsi="Calibri" w:cs="Calibri"/>
          <w:sz w:val="22"/>
          <w:szCs w:val="22"/>
        </w:rPr>
      </w:pPr>
      <w:r w:rsidRPr="00AB222D">
        <w:rPr>
          <w:rFonts w:ascii="Calibri" w:hAnsi="Calibri" w:cs="Calibri"/>
          <w:sz w:val="22"/>
          <w:szCs w:val="22"/>
        </w:rPr>
        <w:t xml:space="preserve">API (Application </w:t>
      </w:r>
      <w:proofErr w:type="spellStart"/>
      <w:r w:rsidRPr="00AB222D">
        <w:rPr>
          <w:rFonts w:ascii="Calibri" w:hAnsi="Calibri" w:cs="Calibri"/>
          <w:sz w:val="22"/>
          <w:szCs w:val="22"/>
        </w:rPr>
        <w:t>Programming</w:t>
      </w:r>
      <w:proofErr w:type="spellEnd"/>
      <w:r w:rsidRPr="00AB222D">
        <w:rPr>
          <w:rFonts w:ascii="Calibri" w:hAnsi="Calibri" w:cs="Calibri"/>
          <w:sz w:val="22"/>
          <w:szCs w:val="22"/>
        </w:rPr>
        <w:t xml:space="preserve"> Interface) : Interface de programmation permettant à deux applications de communiquer entre elles. Dans </w:t>
      </w:r>
      <w:proofErr w:type="spellStart"/>
      <w:r w:rsidRPr="00AB222D">
        <w:rPr>
          <w:rFonts w:ascii="Calibri" w:hAnsi="Calibri" w:cs="Calibri"/>
          <w:sz w:val="22"/>
          <w:szCs w:val="22"/>
        </w:rPr>
        <w:t>LocalLoop</w:t>
      </w:r>
      <w:proofErr w:type="spellEnd"/>
      <w:r w:rsidRPr="00AB222D">
        <w:rPr>
          <w:rFonts w:ascii="Calibri" w:hAnsi="Calibri" w:cs="Calibri"/>
          <w:sz w:val="22"/>
          <w:szCs w:val="22"/>
        </w:rPr>
        <w:t xml:space="preserve">, le frontend </w:t>
      </w:r>
      <w:proofErr w:type="spellStart"/>
      <w:r w:rsidRPr="00AB222D">
        <w:rPr>
          <w:rFonts w:ascii="Calibri" w:hAnsi="Calibri" w:cs="Calibri"/>
          <w:sz w:val="22"/>
          <w:szCs w:val="22"/>
        </w:rPr>
        <w:t>React</w:t>
      </w:r>
      <w:proofErr w:type="spellEnd"/>
      <w:r w:rsidRPr="00AB222D">
        <w:rPr>
          <w:rFonts w:ascii="Calibri" w:hAnsi="Calibri" w:cs="Calibri"/>
          <w:sz w:val="22"/>
          <w:szCs w:val="22"/>
        </w:rPr>
        <w:t xml:space="preserve"> dialogue avec le backend via une API qui expose les données et les traitements.</w:t>
      </w:r>
    </w:p>
    <w:p w14:paraId="33CC651A" w14:textId="77777777" w:rsidR="00203022" w:rsidRPr="00AB222D" w:rsidRDefault="00203022" w:rsidP="00203022">
      <w:pPr>
        <w:pStyle w:val="ListParagraph"/>
        <w:spacing w:after="60"/>
        <w:rPr>
          <w:rFonts w:ascii="Calibri" w:hAnsi="Calibri" w:cs="Calibri"/>
          <w:sz w:val="22"/>
          <w:szCs w:val="22"/>
        </w:rPr>
      </w:pPr>
    </w:p>
    <w:p w14:paraId="434F5E9A" w14:textId="77777777" w:rsidR="00203022" w:rsidRPr="00AB222D" w:rsidRDefault="00203022" w:rsidP="00203022">
      <w:pPr>
        <w:pStyle w:val="ListParagraph"/>
        <w:numPr>
          <w:ilvl w:val="0"/>
          <w:numId w:val="40"/>
        </w:numPr>
        <w:spacing w:after="60"/>
        <w:rPr>
          <w:rFonts w:ascii="Calibri" w:hAnsi="Calibri" w:cs="Calibri"/>
          <w:sz w:val="22"/>
          <w:szCs w:val="22"/>
        </w:rPr>
      </w:pPr>
      <w:r w:rsidRPr="00AB222D">
        <w:rPr>
          <w:rFonts w:ascii="Calibri" w:hAnsi="Calibri" w:cs="Calibri"/>
          <w:sz w:val="22"/>
          <w:szCs w:val="22"/>
        </w:rPr>
        <w:t>JSON (JavaScript Object Notation) : Format texte de représentation des données, utilisé pour les échanges entre le frontend et l'API.</w:t>
      </w:r>
    </w:p>
    <w:p w14:paraId="56ED10B6" w14:textId="77777777" w:rsidR="00203022" w:rsidRPr="00AB222D" w:rsidRDefault="00203022" w:rsidP="00203022">
      <w:pPr>
        <w:pStyle w:val="ListParagraph"/>
        <w:spacing w:after="60"/>
        <w:rPr>
          <w:rFonts w:ascii="Calibri" w:hAnsi="Calibri" w:cs="Calibri"/>
          <w:sz w:val="22"/>
          <w:szCs w:val="22"/>
        </w:rPr>
      </w:pPr>
    </w:p>
    <w:p w14:paraId="5FA6FCFE" w14:textId="77777777" w:rsidR="00203022" w:rsidRPr="00AB222D" w:rsidRDefault="00203022" w:rsidP="00203022">
      <w:pPr>
        <w:pStyle w:val="ListParagraph"/>
        <w:numPr>
          <w:ilvl w:val="0"/>
          <w:numId w:val="40"/>
        </w:numPr>
        <w:spacing w:after="60"/>
        <w:rPr>
          <w:rFonts w:ascii="Calibri" w:hAnsi="Calibri" w:cs="Calibri"/>
          <w:sz w:val="22"/>
          <w:szCs w:val="22"/>
        </w:rPr>
      </w:pPr>
      <w:r w:rsidRPr="00AB222D">
        <w:rPr>
          <w:rFonts w:ascii="Calibri" w:hAnsi="Calibri" w:cs="Calibri"/>
          <w:sz w:val="22"/>
          <w:szCs w:val="22"/>
        </w:rPr>
        <w:t>Responsive design : Conception d'une interface dont la mise en page s'adapte automatiquement à la taille de l'écran : smartphone, tablette ou ordinateur.</w:t>
      </w:r>
    </w:p>
    <w:p w14:paraId="2444852D" w14:textId="77777777" w:rsidR="00203022" w:rsidRPr="00AB222D" w:rsidRDefault="00203022" w:rsidP="00203022">
      <w:pPr>
        <w:pStyle w:val="ListParagraph"/>
        <w:spacing w:before="240" w:after="240"/>
        <w:rPr>
          <w:rFonts w:ascii="Calibri" w:hAnsi="Calibri" w:cs="Calibri"/>
          <w:sz w:val="22"/>
          <w:szCs w:val="22"/>
        </w:rPr>
      </w:pPr>
    </w:p>
    <w:p w14:paraId="73B5CE36" w14:textId="77777777" w:rsidR="00203022" w:rsidRPr="00AB222D" w:rsidRDefault="00203022" w:rsidP="00203022">
      <w:pPr>
        <w:pStyle w:val="ListParagraph"/>
        <w:numPr>
          <w:ilvl w:val="0"/>
          <w:numId w:val="40"/>
        </w:numPr>
        <w:rPr>
          <w:rFonts w:ascii="Calibri" w:hAnsi="Calibri" w:cs="Calibri"/>
          <w:sz w:val="22"/>
          <w:szCs w:val="22"/>
        </w:rPr>
      </w:pPr>
      <w:r w:rsidRPr="00AB222D">
        <w:rPr>
          <w:rFonts w:ascii="Calibri" w:hAnsi="Calibri" w:cs="Calibri"/>
          <w:sz w:val="22"/>
          <w:szCs w:val="22"/>
        </w:rPr>
        <w:t xml:space="preserve">CRUD : Acronyme désignant les quatre opérations de base sur une donnée : </w:t>
      </w:r>
      <w:proofErr w:type="spellStart"/>
      <w:r w:rsidRPr="00AB222D">
        <w:rPr>
          <w:rFonts w:ascii="Calibri" w:hAnsi="Calibri" w:cs="Calibri"/>
          <w:sz w:val="22"/>
          <w:szCs w:val="22"/>
        </w:rPr>
        <w:t>Create</w:t>
      </w:r>
      <w:proofErr w:type="spellEnd"/>
      <w:r w:rsidRPr="00AB222D">
        <w:rPr>
          <w:rFonts w:ascii="Calibri" w:hAnsi="Calibri" w:cs="Calibri"/>
          <w:sz w:val="22"/>
          <w:szCs w:val="22"/>
        </w:rPr>
        <w:t xml:space="preserve">, Read, Update, </w:t>
      </w:r>
      <w:proofErr w:type="spellStart"/>
      <w:r w:rsidRPr="00AB222D">
        <w:rPr>
          <w:rFonts w:ascii="Calibri" w:hAnsi="Calibri" w:cs="Calibri"/>
          <w:sz w:val="22"/>
          <w:szCs w:val="22"/>
        </w:rPr>
        <w:t>Delete</w:t>
      </w:r>
      <w:proofErr w:type="spellEnd"/>
      <w:r w:rsidRPr="00AB222D">
        <w:rPr>
          <w:rFonts w:ascii="Calibri" w:hAnsi="Calibri" w:cs="Calibri"/>
          <w:sz w:val="22"/>
          <w:szCs w:val="22"/>
        </w:rPr>
        <w:t>.</w:t>
      </w:r>
    </w:p>
    <w:p w14:paraId="20B4D6AB" w14:textId="77777777" w:rsidR="00203022" w:rsidRPr="00AB222D" w:rsidRDefault="00203022" w:rsidP="00203022">
      <w:pPr>
        <w:pStyle w:val="ListParagraph"/>
        <w:rPr>
          <w:rFonts w:ascii="Calibri" w:hAnsi="Calibri" w:cs="Calibri"/>
          <w:sz w:val="22"/>
          <w:szCs w:val="22"/>
        </w:rPr>
      </w:pPr>
    </w:p>
    <w:p w14:paraId="549C2B12" w14:textId="77777777" w:rsidR="00203022" w:rsidRPr="00AB222D" w:rsidRDefault="00203022" w:rsidP="00203022">
      <w:pPr>
        <w:pStyle w:val="ListParagraph"/>
        <w:numPr>
          <w:ilvl w:val="0"/>
          <w:numId w:val="40"/>
        </w:numPr>
        <w:rPr>
          <w:rFonts w:ascii="Calibri" w:hAnsi="Calibri" w:cs="Calibri"/>
          <w:sz w:val="22"/>
          <w:szCs w:val="22"/>
        </w:rPr>
      </w:pPr>
      <w:r w:rsidRPr="00AB222D">
        <w:rPr>
          <w:rFonts w:ascii="Calibri" w:hAnsi="Calibri" w:cs="Calibri"/>
          <w:sz w:val="22"/>
          <w:szCs w:val="22"/>
        </w:rPr>
        <w:t>ISO/IEC 27001 — Norme internationale définissant les exigences relatives à un système de management de la sécurité de l'information (SMSI)</w:t>
      </w:r>
    </w:p>
    <w:p w14:paraId="062D4049" w14:textId="77777777" w:rsidR="00203022" w:rsidRPr="00AB222D" w:rsidRDefault="00203022" w:rsidP="00203022">
      <w:pPr>
        <w:pStyle w:val="ListParagraph"/>
        <w:rPr>
          <w:rFonts w:ascii="Calibri" w:hAnsi="Calibri" w:cs="Calibri"/>
          <w:sz w:val="22"/>
          <w:szCs w:val="22"/>
        </w:rPr>
      </w:pPr>
    </w:p>
    <w:p w14:paraId="1107F5D5" w14:textId="77777777" w:rsidR="00203022" w:rsidRPr="00AB222D" w:rsidRDefault="00203022" w:rsidP="00203022">
      <w:pPr>
        <w:pStyle w:val="ListParagraph"/>
        <w:numPr>
          <w:ilvl w:val="0"/>
          <w:numId w:val="40"/>
        </w:numPr>
        <w:rPr>
          <w:rFonts w:ascii="Calibri" w:hAnsi="Calibri" w:cs="Calibri"/>
          <w:sz w:val="22"/>
          <w:szCs w:val="22"/>
        </w:rPr>
      </w:pPr>
      <w:r w:rsidRPr="00AB222D">
        <w:rPr>
          <w:rFonts w:ascii="Calibri" w:hAnsi="Calibri" w:cs="Calibri"/>
          <w:sz w:val="22"/>
          <w:szCs w:val="22"/>
        </w:rPr>
        <w:t>RGPD (Règlement Général sur la Protection des Données) : Règlement européen encadrant la collecte et le traitement des données à caractère personnel. Il impose notamment le recueil du consentement, la limitation de la durée de conservation et le droit à l'effacement.</w:t>
      </w:r>
    </w:p>
    <w:p w14:paraId="697A0F93" w14:textId="77777777" w:rsidR="00203022" w:rsidRDefault="00203022" w:rsidP="00203022">
      <w:pPr>
        <w:pStyle w:val="Heading2"/>
      </w:pPr>
      <w:bookmarkStart w:id="11" w:name="_Toc240809901"/>
      <w:r w:rsidRPr="008C069C">
        <w:t>Fonctionnalités principales</w:t>
      </w:r>
      <w:bookmarkEnd w:id="11"/>
    </w:p>
    <w:p w14:paraId="5241A57F"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S’authentifier : L’utilisateur pourra s’authentifier avec une adresse mail ou avec un compte Google ou </w:t>
      </w:r>
      <w:proofErr w:type="spellStart"/>
      <w:r w:rsidRPr="213F4DF2">
        <w:rPr>
          <w:rFonts w:ascii="Calibri" w:eastAsia="Calibri" w:hAnsi="Calibri" w:cs="Calibri"/>
          <w:sz w:val="22"/>
          <w:szCs w:val="22"/>
          <w:lang w:val="fr-BE"/>
        </w:rPr>
        <w:t>Githu</w:t>
      </w:r>
      <w:r>
        <w:rPr>
          <w:rFonts w:ascii="Calibri" w:eastAsia="Calibri" w:hAnsi="Calibri" w:cs="Calibri"/>
          <w:sz w:val="22"/>
          <w:szCs w:val="22"/>
          <w:lang w:val="fr-BE"/>
        </w:rPr>
        <w:t>b</w:t>
      </w:r>
      <w:proofErr w:type="spellEnd"/>
      <w:r>
        <w:rPr>
          <w:rFonts w:ascii="Calibri" w:eastAsia="Calibri" w:hAnsi="Calibri" w:cs="Calibri"/>
          <w:sz w:val="22"/>
          <w:szCs w:val="22"/>
          <w:lang w:val="fr-BE"/>
        </w:rPr>
        <w:t>.</w:t>
      </w:r>
    </w:p>
    <w:p w14:paraId="3B76CA5C" w14:textId="77777777" w:rsidR="00203022" w:rsidRPr="000B0016" w:rsidRDefault="00203022" w:rsidP="00203022">
      <w:pPr>
        <w:pStyle w:val="ListParagraph"/>
        <w:numPr>
          <w:ilvl w:val="0"/>
          <w:numId w:val="24"/>
        </w:numPr>
        <w:spacing w:after="0" w:line="257" w:lineRule="auto"/>
        <w:rPr>
          <w:rFonts w:ascii="Calibri" w:eastAsia="Calibri" w:hAnsi="Calibri" w:cs="Calibri"/>
          <w:sz w:val="22"/>
          <w:szCs w:val="22"/>
          <w:lang w:val="fr-BE"/>
        </w:rPr>
      </w:pPr>
      <w:r w:rsidRPr="000B0016">
        <w:rPr>
          <w:rFonts w:ascii="Calibri" w:eastAsia="Calibri" w:hAnsi="Calibri" w:cs="Calibri"/>
          <w:sz w:val="22"/>
          <w:szCs w:val="22"/>
          <w:lang w:val="fr-BE"/>
        </w:rPr>
        <w:t>Gérer un profil utilisateur : Permet d’ajoute un nom, prénom, date de naissance, adresse complète, langue préférer</w:t>
      </w:r>
      <w:r>
        <w:rPr>
          <w:rFonts w:ascii="Calibri" w:eastAsia="Calibri" w:hAnsi="Calibri" w:cs="Calibri"/>
          <w:sz w:val="22"/>
          <w:szCs w:val="22"/>
          <w:lang w:val="fr-BE"/>
        </w:rPr>
        <w:t>.</w:t>
      </w:r>
    </w:p>
    <w:p w14:paraId="573E015D" w14:textId="77777777" w:rsidR="00203022" w:rsidRPr="000B0016"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Crée la mise à disposition d’un objet </w:t>
      </w:r>
      <w:r w:rsidRPr="000B0016">
        <w:rPr>
          <w:rFonts w:ascii="Calibri" w:eastAsia="Calibri" w:hAnsi="Calibri" w:cs="Calibri"/>
          <w:sz w:val="22"/>
          <w:szCs w:val="22"/>
          <w:lang w:val="fr-BE"/>
        </w:rPr>
        <w:t>: Crée une fiche produite avec le nom de l’objet, sa catégorie, taille, poids, disponibilité, photos</w:t>
      </w:r>
      <w:r>
        <w:rPr>
          <w:rFonts w:ascii="Calibri" w:eastAsia="Calibri" w:hAnsi="Calibri" w:cs="Calibri"/>
          <w:sz w:val="22"/>
          <w:szCs w:val="22"/>
          <w:lang w:val="fr-BE"/>
        </w:rPr>
        <w:t>.</w:t>
      </w:r>
    </w:p>
    <w:p w14:paraId="00C733BE"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Recherche d’un objet : </w:t>
      </w:r>
      <w:r>
        <w:rPr>
          <w:rFonts w:ascii="Calibri" w:eastAsia="Calibri" w:hAnsi="Calibri" w:cs="Calibri"/>
          <w:sz w:val="22"/>
          <w:szCs w:val="22"/>
          <w:lang w:val="fr-BE"/>
        </w:rPr>
        <w:t>R</w:t>
      </w:r>
      <w:r w:rsidRPr="213F4DF2">
        <w:rPr>
          <w:rFonts w:ascii="Calibri" w:eastAsia="Calibri" w:hAnsi="Calibri" w:cs="Calibri"/>
          <w:sz w:val="22"/>
          <w:szCs w:val="22"/>
          <w:lang w:val="fr-BE"/>
        </w:rPr>
        <w:t>echerche un produit à partir de sa catégorie</w:t>
      </w:r>
    </w:p>
    <w:p w14:paraId="7518A329"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Gérer le contenu du panier : </w:t>
      </w:r>
      <w:r>
        <w:rPr>
          <w:rFonts w:ascii="Calibri" w:eastAsia="Calibri" w:hAnsi="Calibri" w:cs="Calibri"/>
          <w:sz w:val="22"/>
          <w:szCs w:val="22"/>
          <w:lang w:val="fr-BE"/>
        </w:rPr>
        <w:t>C</w:t>
      </w:r>
      <w:r w:rsidRPr="213F4DF2">
        <w:rPr>
          <w:rFonts w:ascii="Calibri" w:eastAsia="Calibri" w:hAnsi="Calibri" w:cs="Calibri"/>
          <w:sz w:val="22"/>
          <w:szCs w:val="22"/>
          <w:lang w:val="fr-BE"/>
        </w:rPr>
        <w:t>ela consiste en ajouté ou supprimer un objet du panier.</w:t>
      </w:r>
    </w:p>
    <w:p w14:paraId="4D38635E"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Passer commande : Validé un panier</w:t>
      </w:r>
    </w:p>
    <w:p w14:paraId="0748DBC1"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Gérer les paiements éventuels : Si le propriétaire demande un paiement ou une caution</w:t>
      </w:r>
    </w:p>
    <w:p w14:paraId="11231CFC"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Envoyer les notifications : Notifie le propriétaire qu'un de ces objets a été commandé</w:t>
      </w:r>
    </w:p>
    <w:p w14:paraId="0B1BA6EC"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Historique des commandes : </w:t>
      </w:r>
      <w:r>
        <w:rPr>
          <w:rFonts w:ascii="Calibri" w:eastAsia="Calibri" w:hAnsi="Calibri" w:cs="Calibri"/>
          <w:sz w:val="22"/>
          <w:szCs w:val="22"/>
          <w:lang w:val="fr-BE"/>
        </w:rPr>
        <w:t>C</w:t>
      </w:r>
      <w:r w:rsidRPr="213F4DF2">
        <w:rPr>
          <w:rFonts w:ascii="Calibri" w:eastAsia="Calibri" w:hAnsi="Calibri" w:cs="Calibri"/>
          <w:sz w:val="22"/>
          <w:szCs w:val="22"/>
          <w:lang w:val="fr-BE"/>
        </w:rPr>
        <w:t>ontient la liste des transactions effectuer comme propriétaire et</w:t>
      </w:r>
      <w:r>
        <w:rPr>
          <w:rFonts w:ascii="Calibri" w:eastAsia="Calibri" w:hAnsi="Calibri" w:cs="Calibri"/>
          <w:sz w:val="22"/>
          <w:szCs w:val="22"/>
          <w:lang w:val="fr-BE"/>
        </w:rPr>
        <w:t>/ou</w:t>
      </w:r>
      <w:r w:rsidRPr="213F4DF2">
        <w:rPr>
          <w:rFonts w:ascii="Calibri" w:eastAsia="Calibri" w:hAnsi="Calibri" w:cs="Calibri"/>
          <w:sz w:val="22"/>
          <w:szCs w:val="22"/>
          <w:lang w:val="fr-BE"/>
        </w:rPr>
        <w:t xml:space="preserve"> comme emprunteur.</w:t>
      </w:r>
    </w:p>
    <w:p w14:paraId="3EDF6821" w14:textId="4E44B3D8" w:rsidR="00203022" w:rsidRPr="000B0016" w:rsidRDefault="00203022" w:rsidP="00203022">
      <w:pPr>
        <w:pStyle w:val="ListParagraph"/>
        <w:numPr>
          <w:ilvl w:val="0"/>
          <w:numId w:val="24"/>
        </w:numPr>
        <w:spacing w:after="0" w:line="257" w:lineRule="auto"/>
      </w:pPr>
      <w:r w:rsidRPr="213F4DF2">
        <w:rPr>
          <w:rFonts w:ascii="Calibri" w:eastAsia="Calibri" w:hAnsi="Calibri" w:cs="Calibri"/>
          <w:sz w:val="22"/>
          <w:szCs w:val="22"/>
          <w:lang w:val="fr-BE"/>
        </w:rPr>
        <w:t xml:space="preserve">Evaluer une commande </w:t>
      </w:r>
      <w:r w:rsidRPr="000B0016">
        <w:rPr>
          <w:rFonts w:ascii="Calibri" w:eastAsia="Calibri" w:hAnsi="Calibri" w:cs="Calibri"/>
          <w:sz w:val="22"/>
          <w:szCs w:val="22"/>
          <w:lang w:val="fr-BE"/>
        </w:rPr>
        <w:t xml:space="preserve">: L'emprunteur pourra </w:t>
      </w:r>
      <w:r w:rsidR="003515C7" w:rsidRPr="000B0016">
        <w:rPr>
          <w:rFonts w:ascii="Calibri" w:eastAsia="Calibri" w:hAnsi="Calibri" w:cs="Calibri"/>
          <w:sz w:val="22"/>
          <w:szCs w:val="22"/>
          <w:lang w:val="fr-BE"/>
        </w:rPr>
        <w:t>évaluer</w:t>
      </w:r>
      <w:r w:rsidRPr="000B0016">
        <w:rPr>
          <w:rFonts w:ascii="Calibri" w:eastAsia="Calibri" w:hAnsi="Calibri" w:cs="Calibri"/>
          <w:sz w:val="22"/>
          <w:szCs w:val="22"/>
          <w:lang w:val="fr-BE"/>
        </w:rPr>
        <w:t xml:space="preserve"> l’</w:t>
      </w:r>
      <w:r w:rsidR="00AB222D" w:rsidRPr="000B0016">
        <w:rPr>
          <w:rFonts w:ascii="Calibri" w:eastAsia="Calibri" w:hAnsi="Calibri" w:cs="Calibri"/>
          <w:sz w:val="22"/>
          <w:szCs w:val="22"/>
          <w:lang w:val="fr-BE"/>
        </w:rPr>
        <w:t>état</w:t>
      </w:r>
      <w:r w:rsidRPr="000B0016">
        <w:rPr>
          <w:rFonts w:ascii="Calibri" w:eastAsia="Calibri" w:hAnsi="Calibri" w:cs="Calibri"/>
          <w:sz w:val="22"/>
          <w:szCs w:val="22"/>
          <w:lang w:val="fr-BE"/>
        </w:rPr>
        <w:t xml:space="preserve"> de l’objet</w:t>
      </w:r>
    </w:p>
    <w:p w14:paraId="1BAA7CE7" w14:textId="77777777" w:rsidR="00203022" w:rsidRPr="000B0016" w:rsidRDefault="00203022" w:rsidP="00203022">
      <w:pPr>
        <w:pStyle w:val="ListParagraph"/>
        <w:numPr>
          <w:ilvl w:val="0"/>
          <w:numId w:val="24"/>
        </w:numPr>
        <w:spacing w:after="0" w:line="257" w:lineRule="auto"/>
        <w:rPr>
          <w:rFonts w:ascii="Calibri" w:eastAsia="Calibri" w:hAnsi="Calibri" w:cs="Calibri"/>
          <w:sz w:val="22"/>
          <w:szCs w:val="22"/>
          <w:lang w:val="fr-BE"/>
        </w:rPr>
      </w:pPr>
      <w:r w:rsidRPr="000B0016">
        <w:rPr>
          <w:rFonts w:ascii="Calibri" w:eastAsia="Calibri" w:hAnsi="Calibri" w:cs="Calibri"/>
          <w:sz w:val="22"/>
          <w:szCs w:val="22"/>
          <w:lang w:val="fr-BE"/>
        </w:rPr>
        <w:t>Signaler</w:t>
      </w:r>
      <w:r>
        <w:rPr>
          <w:rFonts w:ascii="Calibri" w:eastAsia="Calibri" w:hAnsi="Calibri" w:cs="Calibri"/>
          <w:sz w:val="22"/>
          <w:szCs w:val="22"/>
          <w:lang w:val="fr-BE"/>
        </w:rPr>
        <w:t xml:space="preserve"> sur</w:t>
      </w:r>
      <w:r w:rsidRPr="000B0016">
        <w:rPr>
          <w:rFonts w:ascii="Calibri" w:eastAsia="Calibri" w:hAnsi="Calibri" w:cs="Calibri"/>
          <w:sz w:val="22"/>
          <w:szCs w:val="22"/>
          <w:lang w:val="fr-BE"/>
        </w:rPr>
        <w:t xml:space="preserve"> une commande </w:t>
      </w:r>
      <w:r>
        <w:rPr>
          <w:rFonts w:ascii="Calibri" w:eastAsia="Calibri" w:hAnsi="Calibri" w:cs="Calibri"/>
          <w:sz w:val="22"/>
          <w:szCs w:val="22"/>
          <w:lang w:val="fr-BE"/>
        </w:rPr>
        <w:t>ou/et un utilisateur</w:t>
      </w:r>
      <w:r w:rsidRPr="000B0016">
        <w:rPr>
          <w:rFonts w:ascii="Calibri" w:eastAsia="Calibri" w:hAnsi="Calibri" w:cs="Calibri"/>
          <w:sz w:val="22"/>
          <w:szCs w:val="22"/>
          <w:lang w:val="fr-BE"/>
        </w:rPr>
        <w:t xml:space="preserve"> : </w:t>
      </w:r>
      <w:r>
        <w:rPr>
          <w:rFonts w:ascii="Calibri" w:eastAsia="Calibri" w:hAnsi="Calibri" w:cs="Calibri"/>
          <w:sz w:val="22"/>
          <w:szCs w:val="22"/>
          <w:lang w:val="fr-BE"/>
        </w:rPr>
        <w:t xml:space="preserve">Signaler un </w:t>
      </w:r>
      <w:r w:rsidRPr="000B0016">
        <w:rPr>
          <w:rFonts w:ascii="Calibri" w:eastAsia="Calibri" w:hAnsi="Calibri" w:cs="Calibri"/>
          <w:sz w:val="22"/>
          <w:szCs w:val="22"/>
          <w:lang w:val="fr-BE"/>
        </w:rPr>
        <w:t>commentaire</w:t>
      </w:r>
      <w:r>
        <w:rPr>
          <w:rFonts w:ascii="Calibri" w:eastAsia="Calibri" w:hAnsi="Calibri" w:cs="Calibri"/>
          <w:sz w:val="22"/>
          <w:szCs w:val="22"/>
          <w:lang w:val="fr-BE"/>
        </w:rPr>
        <w:t>. Mise en place d’une liste de mot bannis (terme ne respectant pas la charte d’utilisation).</w:t>
      </w:r>
    </w:p>
    <w:p w14:paraId="76866542" w14:textId="43B12C47" w:rsidR="00203022" w:rsidRPr="000B0016"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Evaluer un utilisateur </w:t>
      </w:r>
      <w:r w:rsidRPr="000B0016">
        <w:rPr>
          <w:rFonts w:ascii="Calibri" w:eastAsia="Calibri" w:hAnsi="Calibri" w:cs="Calibri"/>
          <w:sz w:val="22"/>
          <w:szCs w:val="22"/>
          <w:lang w:val="fr-BE"/>
        </w:rPr>
        <w:t xml:space="preserve">: Le propriétaire </w:t>
      </w:r>
      <w:r w:rsidR="00B14975" w:rsidRPr="000B0016">
        <w:rPr>
          <w:rFonts w:ascii="Calibri" w:eastAsia="Calibri" w:hAnsi="Calibri" w:cs="Calibri"/>
          <w:sz w:val="22"/>
          <w:szCs w:val="22"/>
          <w:lang w:val="fr-BE"/>
        </w:rPr>
        <w:t>évalue</w:t>
      </w:r>
      <w:r w:rsidRPr="000B0016">
        <w:rPr>
          <w:rFonts w:ascii="Calibri" w:eastAsia="Calibri" w:hAnsi="Calibri" w:cs="Calibri"/>
          <w:sz w:val="22"/>
          <w:szCs w:val="22"/>
          <w:lang w:val="fr-BE"/>
        </w:rPr>
        <w:t xml:space="preserve"> le comportement de l’emprunteur par rapport à son objet.</w:t>
      </w:r>
    </w:p>
    <w:p w14:paraId="1CE78FC9"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 xml:space="preserve">Gérer les commandes récurrentes : </w:t>
      </w:r>
      <w:r>
        <w:rPr>
          <w:rFonts w:ascii="Calibri" w:eastAsia="Calibri" w:hAnsi="Calibri" w:cs="Calibri"/>
          <w:sz w:val="22"/>
          <w:szCs w:val="22"/>
          <w:lang w:val="fr-BE"/>
        </w:rPr>
        <w:t>Possibilité de commander un objet plusieurs fois dans une commande</w:t>
      </w:r>
    </w:p>
    <w:p w14:paraId="7A83E0C4" w14:textId="77777777" w:rsidR="00203022" w:rsidRDefault="00203022" w:rsidP="00203022">
      <w:pPr>
        <w:pStyle w:val="ListParagraph"/>
        <w:numPr>
          <w:ilvl w:val="0"/>
          <w:numId w:val="24"/>
        </w:numPr>
        <w:spacing w:after="0" w:line="257" w:lineRule="auto"/>
        <w:rPr>
          <w:rFonts w:ascii="Calibri" w:eastAsia="Calibri" w:hAnsi="Calibri" w:cs="Calibri"/>
          <w:sz w:val="22"/>
          <w:szCs w:val="22"/>
          <w:lang w:val="fr-BE"/>
        </w:rPr>
      </w:pPr>
      <w:r w:rsidRPr="213F4DF2">
        <w:rPr>
          <w:rFonts w:ascii="Calibri" w:eastAsia="Calibri" w:hAnsi="Calibri" w:cs="Calibri"/>
          <w:sz w:val="22"/>
          <w:szCs w:val="22"/>
          <w:lang w:val="fr-BE"/>
        </w:rPr>
        <w:t>Gérer les remises ou promotion : Pour le service marketing</w:t>
      </w:r>
    </w:p>
    <w:p w14:paraId="328D35FD" w14:textId="77777777" w:rsidR="00203022" w:rsidRPr="007109C9" w:rsidRDefault="00203022" w:rsidP="00203022">
      <w:pPr>
        <w:pStyle w:val="Heading2"/>
      </w:pPr>
      <w:bookmarkStart w:id="12" w:name="_Toc240809902"/>
      <w:r>
        <w:lastRenderedPageBreak/>
        <w:t>Contraintes « m</w:t>
      </w:r>
      <w:r w:rsidRPr="007109C9">
        <w:t>étier</w:t>
      </w:r>
      <w:r>
        <w:t> »</w:t>
      </w:r>
      <w:bookmarkEnd w:id="12"/>
    </w:p>
    <w:p w14:paraId="56D1D512" w14:textId="16E371F8" w:rsidR="00203022" w:rsidRDefault="00970055" w:rsidP="007A4C84">
      <w:pPr>
        <w:pStyle w:val="ListParagraph"/>
        <w:numPr>
          <w:ilvl w:val="0"/>
          <w:numId w:val="24"/>
        </w:numPr>
        <w:spacing w:after="0"/>
      </w:pPr>
      <w:r w:rsidRPr="007A4C84">
        <w:rPr>
          <w:rFonts w:ascii="Calibri" w:eastAsia="Calibri" w:hAnsi="Calibri" w:cs="Calibri"/>
          <w:sz w:val="22"/>
          <w:szCs w:val="22"/>
          <w:lang w:val="fr-BE"/>
        </w:rPr>
        <w:t xml:space="preserve">1. </w:t>
      </w:r>
      <w:r w:rsidR="00203022" w:rsidRPr="007A4C84">
        <w:rPr>
          <w:rFonts w:ascii="Calibri" w:eastAsia="Calibri" w:hAnsi="Calibri" w:cs="Calibri"/>
          <w:sz w:val="22"/>
          <w:szCs w:val="22"/>
          <w:lang w:val="fr-BE"/>
        </w:rPr>
        <w:t>Pour valider le panier, le panier doit aux minimums contenir un produit</w:t>
      </w:r>
      <w:r w:rsidR="007A4C84">
        <w:rPr>
          <w:rFonts w:ascii="Calibri" w:eastAsia="Calibri" w:hAnsi="Calibri" w:cs="Calibri"/>
          <w:sz w:val="22"/>
          <w:szCs w:val="22"/>
          <w:lang w:val="fr-BE"/>
        </w:rPr>
        <w:t>.</w:t>
      </w:r>
    </w:p>
    <w:p w14:paraId="4AE80940" w14:textId="17905396" w:rsidR="00203022" w:rsidRDefault="00203022" w:rsidP="007A4C84">
      <w:pPr>
        <w:pStyle w:val="ListParagraph"/>
        <w:numPr>
          <w:ilvl w:val="0"/>
          <w:numId w:val="24"/>
        </w:numPr>
        <w:spacing w:after="0"/>
      </w:pPr>
      <w:r w:rsidRPr="007A4C84">
        <w:rPr>
          <w:rFonts w:ascii="Calibri" w:eastAsia="Calibri" w:hAnsi="Calibri" w:cs="Calibri"/>
          <w:sz w:val="22"/>
          <w:szCs w:val="22"/>
          <w:lang w:val="fr-BE"/>
        </w:rPr>
        <w:t>2. Une adresse e-mail ne peut être associée qu'à un seul compte actif</w:t>
      </w:r>
      <w:r w:rsidR="007A4C84">
        <w:rPr>
          <w:rFonts w:ascii="Calibri" w:eastAsia="Calibri" w:hAnsi="Calibri" w:cs="Calibri"/>
          <w:sz w:val="22"/>
          <w:szCs w:val="22"/>
          <w:lang w:val="fr-BE"/>
        </w:rPr>
        <w:t>.</w:t>
      </w:r>
    </w:p>
    <w:p w14:paraId="42B7C3CD" w14:textId="30C99F75" w:rsidR="00203022" w:rsidRDefault="00203022" w:rsidP="007A4C84">
      <w:pPr>
        <w:pStyle w:val="ListParagraph"/>
        <w:numPr>
          <w:ilvl w:val="0"/>
          <w:numId w:val="48"/>
        </w:numPr>
        <w:spacing w:after="0"/>
      </w:pPr>
      <w:r w:rsidRPr="007A4C84">
        <w:rPr>
          <w:rFonts w:ascii="Calibri" w:eastAsia="Calibri" w:hAnsi="Calibri" w:cs="Calibri"/>
          <w:sz w:val="22"/>
          <w:szCs w:val="22"/>
          <w:lang w:val="fr-BE"/>
        </w:rPr>
        <w:t>3.</w:t>
      </w:r>
      <w:r w:rsidR="00B44740">
        <w:rPr>
          <w:rFonts w:ascii="Calibri" w:eastAsia="Calibri" w:hAnsi="Calibri" w:cs="Calibri"/>
          <w:sz w:val="22"/>
          <w:szCs w:val="22"/>
          <w:lang w:val="fr-BE"/>
        </w:rPr>
        <w:t xml:space="preserve"> </w:t>
      </w:r>
      <w:r w:rsidRPr="007A4C84">
        <w:rPr>
          <w:rFonts w:ascii="Calibri" w:eastAsia="Calibri" w:hAnsi="Calibri" w:cs="Calibri"/>
          <w:sz w:val="22"/>
          <w:szCs w:val="22"/>
          <w:lang w:val="fr-BE"/>
        </w:rPr>
        <w:t xml:space="preserve">Un produit ne peut </w:t>
      </w:r>
      <w:r w:rsidR="77A997FD" w:rsidRPr="6531E0A6">
        <w:rPr>
          <w:rFonts w:ascii="Calibri" w:eastAsia="Calibri" w:hAnsi="Calibri" w:cs="Calibri"/>
          <w:sz w:val="22"/>
          <w:szCs w:val="22"/>
          <w:lang w:val="fr-BE"/>
        </w:rPr>
        <w:t>être loué</w:t>
      </w:r>
      <w:r w:rsidRPr="007A4C84">
        <w:rPr>
          <w:rFonts w:ascii="Calibri" w:eastAsia="Calibri" w:hAnsi="Calibri" w:cs="Calibri"/>
          <w:sz w:val="22"/>
          <w:szCs w:val="22"/>
          <w:lang w:val="fr-BE"/>
        </w:rPr>
        <w:t xml:space="preserve"> qu'a une seule personne à la fois</w:t>
      </w:r>
      <w:ins w:id="13" w:author="Microsoft Word" w:date="2026-09-20T15:18:00Z" w16du:dateUtc="2026-09-20T13:18:00Z">
        <w:r w:rsidR="007A4C84">
          <w:rPr>
            <w:rFonts w:ascii="Calibri" w:eastAsia="Calibri" w:hAnsi="Calibri" w:cs="Calibri"/>
            <w:sz w:val="22"/>
            <w:szCs w:val="22"/>
            <w:lang w:val="fr-BE"/>
          </w:rPr>
          <w:t>.</w:t>
        </w:r>
      </w:ins>
    </w:p>
    <w:p w14:paraId="1EDF6A5D" w14:textId="41F72B6A" w:rsidR="00203022" w:rsidRPr="007A4C84" w:rsidRDefault="00203022" w:rsidP="007A4C84">
      <w:pPr>
        <w:pStyle w:val="ListParagraph"/>
        <w:numPr>
          <w:ilvl w:val="0"/>
          <w:numId w:val="48"/>
        </w:numPr>
        <w:spacing w:after="0"/>
        <w:rPr>
          <w:rFonts w:ascii="Calibri" w:eastAsia="Calibri" w:hAnsi="Calibri" w:cs="Calibri"/>
          <w:sz w:val="22"/>
          <w:szCs w:val="22"/>
          <w:lang w:val="fr-BE"/>
        </w:rPr>
      </w:pPr>
      <w:r w:rsidRPr="007A4C84">
        <w:rPr>
          <w:rFonts w:ascii="Calibri" w:eastAsia="Calibri" w:hAnsi="Calibri" w:cs="Calibri"/>
          <w:sz w:val="22"/>
          <w:szCs w:val="22"/>
          <w:lang w:val="fr-BE"/>
        </w:rPr>
        <w:t>4.</w:t>
      </w:r>
      <w:r w:rsidR="00B44740">
        <w:rPr>
          <w:rFonts w:ascii="Calibri" w:eastAsia="Calibri" w:hAnsi="Calibri" w:cs="Calibri"/>
          <w:sz w:val="22"/>
          <w:szCs w:val="22"/>
          <w:lang w:val="fr-BE"/>
        </w:rPr>
        <w:t xml:space="preserve"> </w:t>
      </w:r>
      <w:r w:rsidRPr="007A4C84">
        <w:rPr>
          <w:rFonts w:ascii="Calibri" w:eastAsia="Calibri" w:hAnsi="Calibri" w:cs="Calibri"/>
          <w:sz w:val="22"/>
          <w:szCs w:val="22"/>
          <w:lang w:val="fr-BE"/>
        </w:rPr>
        <w:t xml:space="preserve">Un objet ne peut être retirer de la </w:t>
      </w:r>
      <w:r w:rsidR="66FE5A23" w:rsidRPr="007A4C84">
        <w:rPr>
          <w:rFonts w:ascii="Calibri" w:eastAsia="Calibri" w:hAnsi="Calibri" w:cs="Calibri"/>
          <w:sz w:val="22"/>
          <w:szCs w:val="22"/>
          <w:lang w:val="fr-BE"/>
        </w:rPr>
        <w:t>location</w:t>
      </w:r>
      <w:r w:rsidRPr="007A4C84">
        <w:rPr>
          <w:rFonts w:ascii="Calibri" w:eastAsia="Calibri" w:hAnsi="Calibri" w:cs="Calibri"/>
          <w:sz w:val="22"/>
          <w:szCs w:val="22"/>
          <w:lang w:val="fr-BE"/>
        </w:rPr>
        <w:t>/supprimer s'il est en statut "</w:t>
      </w:r>
      <w:r w:rsidR="4C2C748C" w:rsidRPr="007A4C84">
        <w:rPr>
          <w:rFonts w:ascii="Calibri" w:eastAsia="Calibri" w:hAnsi="Calibri" w:cs="Calibri"/>
          <w:sz w:val="22"/>
          <w:szCs w:val="22"/>
          <w:lang w:val="fr-BE"/>
        </w:rPr>
        <w:t>louer</w:t>
      </w:r>
      <w:r w:rsidRPr="007A4C84">
        <w:rPr>
          <w:rFonts w:ascii="Calibri" w:eastAsia="Calibri" w:hAnsi="Calibri" w:cs="Calibri"/>
          <w:sz w:val="22"/>
          <w:szCs w:val="22"/>
          <w:lang w:val="fr-BE"/>
        </w:rPr>
        <w:t>"</w:t>
      </w:r>
      <w:r w:rsidR="007A4C84">
        <w:rPr>
          <w:rFonts w:ascii="Calibri" w:eastAsia="Calibri" w:hAnsi="Calibri" w:cs="Calibri"/>
          <w:sz w:val="22"/>
          <w:szCs w:val="22"/>
          <w:lang w:val="fr-BE"/>
        </w:rPr>
        <w:t>.</w:t>
      </w:r>
    </w:p>
    <w:p w14:paraId="7C0031EC" w14:textId="4249482A" w:rsidR="00203022" w:rsidRDefault="00203022" w:rsidP="007A4C84">
      <w:pPr>
        <w:pStyle w:val="ListParagraph"/>
        <w:numPr>
          <w:ilvl w:val="0"/>
          <w:numId w:val="48"/>
        </w:numPr>
        <w:spacing w:after="0"/>
      </w:pPr>
      <w:r w:rsidRPr="007A4C84">
        <w:rPr>
          <w:rFonts w:ascii="Calibri" w:eastAsia="Calibri" w:hAnsi="Calibri" w:cs="Calibri"/>
          <w:sz w:val="22"/>
          <w:szCs w:val="22"/>
          <w:lang w:val="fr-BE"/>
        </w:rPr>
        <w:t>5.</w:t>
      </w:r>
      <w:r w:rsidR="00B44740">
        <w:rPr>
          <w:rFonts w:ascii="Calibri" w:eastAsia="Calibri" w:hAnsi="Calibri" w:cs="Calibri"/>
          <w:sz w:val="22"/>
          <w:szCs w:val="22"/>
          <w:lang w:val="fr-BE"/>
        </w:rPr>
        <w:t xml:space="preserve"> </w:t>
      </w:r>
      <w:r w:rsidRPr="007A4C84">
        <w:rPr>
          <w:rFonts w:ascii="Calibri" w:eastAsia="Calibri" w:hAnsi="Calibri" w:cs="Calibri"/>
          <w:sz w:val="22"/>
          <w:szCs w:val="22"/>
          <w:lang w:val="fr-BE"/>
        </w:rPr>
        <w:t>La suppression d'un utilisateur est impossible s'il possède encore des produits en location</w:t>
      </w:r>
      <w:r w:rsidR="007A4C84">
        <w:rPr>
          <w:rFonts w:ascii="Calibri" w:eastAsia="Calibri" w:hAnsi="Calibri" w:cs="Calibri"/>
          <w:sz w:val="22"/>
          <w:szCs w:val="22"/>
          <w:lang w:val="fr-BE"/>
        </w:rPr>
        <w:t>.</w:t>
      </w:r>
    </w:p>
    <w:p w14:paraId="2E881728" w14:textId="77777777" w:rsidR="00203022" w:rsidRDefault="00203022" w:rsidP="007A4C84">
      <w:pPr>
        <w:pStyle w:val="ListParagraph"/>
        <w:numPr>
          <w:ilvl w:val="0"/>
          <w:numId w:val="48"/>
        </w:numPr>
        <w:spacing w:after="0"/>
      </w:pPr>
      <w:r w:rsidRPr="007A4C84">
        <w:rPr>
          <w:rFonts w:ascii="Calibri" w:eastAsia="Calibri" w:hAnsi="Calibri" w:cs="Calibri"/>
          <w:sz w:val="22"/>
          <w:szCs w:val="22"/>
          <w:lang w:val="fr-BE"/>
        </w:rPr>
        <w:t>6. Un utilisateur ne peut posséder qu'un seul abonnement, le bouton s'abonner deviens alors renouveler !</w:t>
      </w:r>
    </w:p>
    <w:p w14:paraId="35ED2D14" w14:textId="356E72C3" w:rsidR="00203022" w:rsidRDefault="00203022" w:rsidP="007A4C84">
      <w:pPr>
        <w:pStyle w:val="ListParagraph"/>
        <w:numPr>
          <w:ilvl w:val="0"/>
          <w:numId w:val="48"/>
        </w:numPr>
        <w:spacing w:after="0"/>
      </w:pPr>
      <w:r w:rsidRPr="007A4C84">
        <w:rPr>
          <w:rFonts w:ascii="Calibri" w:eastAsia="Calibri" w:hAnsi="Calibri" w:cs="Calibri"/>
          <w:sz w:val="22"/>
          <w:szCs w:val="22"/>
          <w:lang w:val="fr-BE"/>
        </w:rPr>
        <w:t xml:space="preserve">7. Les remises sur produits ne peuvent réduire le prix de </w:t>
      </w:r>
      <w:r w:rsidR="0904469F" w:rsidRPr="6531E0A6">
        <w:rPr>
          <w:rFonts w:ascii="Calibri" w:eastAsia="Calibri" w:hAnsi="Calibri" w:cs="Calibri"/>
          <w:sz w:val="22"/>
          <w:szCs w:val="22"/>
          <w:lang w:val="fr-BE"/>
        </w:rPr>
        <w:t>la location</w:t>
      </w:r>
      <w:r w:rsidRPr="007A4C84">
        <w:rPr>
          <w:rFonts w:ascii="Calibri" w:eastAsia="Calibri" w:hAnsi="Calibri" w:cs="Calibri"/>
          <w:sz w:val="22"/>
          <w:szCs w:val="22"/>
          <w:lang w:val="fr-BE"/>
        </w:rPr>
        <w:t xml:space="preserve"> dans le </w:t>
      </w:r>
      <w:r w:rsidR="007A4C84" w:rsidRPr="007A4C84">
        <w:rPr>
          <w:rFonts w:ascii="Calibri" w:eastAsia="Calibri" w:hAnsi="Calibri" w:cs="Calibri"/>
          <w:sz w:val="22"/>
          <w:szCs w:val="22"/>
          <w:lang w:val="fr-BE"/>
        </w:rPr>
        <w:t>négatif</w:t>
      </w:r>
      <w:ins w:id="14" w:author="Microsoft Word" w:date="2026-09-20T15:18:00Z" w16du:dateUtc="2026-09-20T13:18:00Z">
        <w:r w:rsidR="007A4C84" w:rsidRPr="007A4C84">
          <w:rPr>
            <w:rFonts w:ascii="Calibri" w:eastAsia="Calibri" w:hAnsi="Calibri" w:cs="Calibri"/>
            <w:sz w:val="22"/>
            <w:szCs w:val="22"/>
            <w:lang w:val="fr-BE"/>
          </w:rPr>
          <w:t>.</w:t>
        </w:r>
      </w:ins>
    </w:p>
    <w:p w14:paraId="66E7200B" w14:textId="2D6DF6AD" w:rsidR="00203022" w:rsidRDefault="00203022" w:rsidP="007A4C84">
      <w:pPr>
        <w:pStyle w:val="ListParagraph"/>
        <w:numPr>
          <w:ilvl w:val="0"/>
          <w:numId w:val="48"/>
        </w:numPr>
        <w:spacing w:after="0"/>
      </w:pPr>
      <w:r w:rsidRPr="007A4C84">
        <w:rPr>
          <w:rFonts w:ascii="Calibri" w:eastAsia="Calibri" w:hAnsi="Calibri" w:cs="Calibri"/>
          <w:sz w:val="22"/>
          <w:szCs w:val="22"/>
          <w:lang w:val="fr-BE"/>
        </w:rPr>
        <w:t>8.Il n'est possible d'évaluer un produit que nous avons louer aux minimums une fois</w:t>
      </w:r>
      <w:r w:rsidR="007A4C84">
        <w:rPr>
          <w:rFonts w:ascii="Calibri" w:eastAsia="Calibri" w:hAnsi="Calibri" w:cs="Calibri"/>
          <w:sz w:val="22"/>
          <w:szCs w:val="22"/>
          <w:lang w:val="fr-BE"/>
        </w:rPr>
        <w:t>.</w:t>
      </w:r>
    </w:p>
    <w:p w14:paraId="7BC1FAB6" w14:textId="77777777" w:rsidR="00203022" w:rsidRDefault="00203022" w:rsidP="00203022">
      <w:pPr>
        <w:pStyle w:val="Heading2"/>
      </w:pPr>
      <w:bookmarkStart w:id="15" w:name="_Toc240809903"/>
      <w:r w:rsidRPr="008C069C">
        <w:t>Scénarios d’utilisation</w:t>
      </w:r>
      <w:bookmarkEnd w:id="15"/>
    </w:p>
    <w:p w14:paraId="4A3E0480" w14:textId="77777777" w:rsidR="00203022" w:rsidRPr="007A4C84" w:rsidRDefault="00203022" w:rsidP="00203022">
      <w:pPr>
        <w:pStyle w:val="Heading2"/>
        <w:rPr>
          <w:sz w:val="28"/>
          <w:szCs w:val="28"/>
          <w:lang w:val="fr-BE"/>
        </w:rPr>
      </w:pPr>
      <w:bookmarkStart w:id="16" w:name="_Toc240809904"/>
      <w:r w:rsidRPr="007A4C84">
        <w:rPr>
          <w:sz w:val="28"/>
          <w:szCs w:val="28"/>
          <w:lang w:val="fr-BE"/>
        </w:rPr>
        <w:t>Scénario 1 : Réserver un objet pour une période déterminée</w:t>
      </w:r>
      <w:bookmarkEnd w:id="16"/>
    </w:p>
    <w:p w14:paraId="483F901F" w14:textId="77777777" w:rsidR="00203022" w:rsidRDefault="00203022" w:rsidP="00203022">
      <w:pPr>
        <w:pStyle w:val="ListParagraph"/>
        <w:spacing w:after="0"/>
        <w:rPr>
          <w:lang w:val="fr-BE"/>
        </w:rPr>
      </w:pPr>
    </w:p>
    <w:p w14:paraId="4988C523" w14:textId="77777777" w:rsidR="00203022" w:rsidRPr="00AB222D" w:rsidRDefault="00203022" w:rsidP="00203022">
      <w:pPr>
        <w:rPr>
          <w:rFonts w:ascii="Calibri" w:hAnsi="Calibri" w:cs="Calibri"/>
          <w:sz w:val="22"/>
          <w:szCs w:val="22"/>
          <w:lang w:val="fr-BE"/>
        </w:rPr>
      </w:pPr>
      <w:r w:rsidRPr="00AB222D">
        <w:rPr>
          <w:rFonts w:ascii="Calibri" w:hAnsi="Calibri" w:cs="Calibri"/>
          <w:sz w:val="22"/>
          <w:szCs w:val="22"/>
          <w:lang w:val="fr-BE"/>
        </w:rPr>
        <w:t xml:space="preserve">Le client est inscrit sur </w:t>
      </w:r>
      <w:proofErr w:type="spellStart"/>
      <w:r w:rsidRPr="00AB222D">
        <w:rPr>
          <w:rFonts w:ascii="Calibri" w:hAnsi="Calibri" w:cs="Calibri"/>
          <w:sz w:val="22"/>
          <w:szCs w:val="22"/>
          <w:lang w:val="fr-BE"/>
        </w:rPr>
        <w:t>LocalLoop</w:t>
      </w:r>
      <w:proofErr w:type="spellEnd"/>
      <w:r w:rsidRPr="00AB222D">
        <w:rPr>
          <w:rFonts w:ascii="Calibri" w:hAnsi="Calibri" w:cs="Calibri"/>
          <w:sz w:val="22"/>
          <w:szCs w:val="22"/>
          <w:lang w:val="fr-BE"/>
        </w:rPr>
        <w:t xml:space="preserve"> et connecté à son compte. Il recherche une tondeuse dans la catégorie « matériel de jardinage ». Plusieurs fiches apparaissent dans les résultats. Il ouvre celle qui lui convient, consulte les photos, le tarif, la caution demandée et les conditions d'utilisation fixées par le propriétaire. Il sélectionne une date de début et une date de fin. Le système contrôle que la période demandée est entièrement comprise dans les disponibilités déclarées par le propriétaire, qu'aucune autre réservation ne la recouvre et qu'elle respecte la durée maximale de location autorisée. Tous les contrôles étant satisfaits, le montant total de la location et celui de la caution lui sont présentés. Il confirme sa demande. La réservation est enregistrée à l'état « en attente » et les dates sont bloquées dans le calendrier de l'objet afin qu'aucun autre utilisateur ne puisse les réserver. Une notification est envoyée au propriétaire. Celui-ci confirme la réservation, le client est notifié à son tour et la réservation apparaît dans son historique.</w:t>
      </w:r>
    </w:p>
    <w:p w14:paraId="1EFF9B52" w14:textId="77777777" w:rsidR="00203022" w:rsidRDefault="00203022" w:rsidP="00203022">
      <w:pPr>
        <w:rPr>
          <w:lang w:val="fr-BE"/>
        </w:rPr>
      </w:pPr>
    </w:p>
    <w:p w14:paraId="4EF656D4" w14:textId="77777777" w:rsidR="00203022" w:rsidRPr="007A4C84" w:rsidRDefault="00203022" w:rsidP="00203022">
      <w:pPr>
        <w:pStyle w:val="Heading2"/>
        <w:rPr>
          <w:sz w:val="28"/>
          <w:szCs w:val="28"/>
        </w:rPr>
      </w:pPr>
      <w:bookmarkStart w:id="17" w:name="_Toc240809905"/>
      <w:r w:rsidRPr="007A4C84">
        <w:rPr>
          <w:sz w:val="28"/>
          <w:szCs w:val="28"/>
          <w:lang w:val="fr-BE"/>
        </w:rPr>
        <w:t>Scénario 2 : Créer un compte</w:t>
      </w:r>
      <w:bookmarkEnd w:id="17"/>
    </w:p>
    <w:p w14:paraId="5B6DEC23" w14:textId="77777777" w:rsidR="00203022" w:rsidRDefault="00203022" w:rsidP="00203022">
      <w:r w:rsidRPr="60E08DE8">
        <w:rPr>
          <w:lang w:val="fr-BE"/>
        </w:rPr>
        <w:t xml:space="preserve"> </w:t>
      </w:r>
    </w:p>
    <w:p w14:paraId="2308F4DA" w14:textId="77777777" w:rsidR="00203022" w:rsidRPr="00AB222D" w:rsidRDefault="00203022" w:rsidP="00203022">
      <w:pPr>
        <w:rPr>
          <w:rFonts w:ascii="Calibri" w:hAnsi="Calibri" w:cs="Calibri"/>
          <w:sz w:val="22"/>
          <w:szCs w:val="22"/>
          <w:lang w:val="fr-BE"/>
        </w:rPr>
      </w:pPr>
      <w:r w:rsidRPr="00AB222D">
        <w:rPr>
          <w:rFonts w:ascii="Calibri" w:hAnsi="Calibri" w:cs="Calibri"/>
          <w:sz w:val="22"/>
          <w:szCs w:val="22"/>
          <w:lang w:val="fr-BE"/>
        </w:rPr>
        <w:t xml:space="preserve">Le client découvre </w:t>
      </w:r>
      <w:proofErr w:type="spellStart"/>
      <w:r w:rsidRPr="00AB222D">
        <w:rPr>
          <w:rFonts w:ascii="Calibri" w:hAnsi="Calibri" w:cs="Calibri"/>
          <w:sz w:val="22"/>
          <w:szCs w:val="22"/>
          <w:lang w:val="fr-BE"/>
        </w:rPr>
        <w:t>LocalLoop</w:t>
      </w:r>
      <w:proofErr w:type="spellEnd"/>
      <w:r w:rsidRPr="00AB222D">
        <w:rPr>
          <w:rFonts w:ascii="Calibri" w:hAnsi="Calibri" w:cs="Calibri"/>
          <w:sz w:val="22"/>
          <w:szCs w:val="22"/>
          <w:lang w:val="fr-BE"/>
        </w:rPr>
        <w:t xml:space="preserve"> et souhaite s'inscrire. Depuis la page d'accueil, il choisit de créer un compte. Il remplit le formulaire : adresse mail, mot de passe, confirmation du mot de passe, nom, prénom, date de naissance et adresse complète. Il accepte les conditions générales d'utilisation et la politique de confidentialité, puis valide. Le système vérifie que le format de l'adresse mail est correct, que le mot de passe respecte la politique de complexité imposée et qu'aucun compte actif n'est déjà associé à cette adresse. Son compte vient d'être créé, il est redirigé vers la page de connexion, saisit son adresse mail et son mot de passe, et accède à son espace personnel. S'il avait choisi une adresse déjà utilisée, le formulaire aurait été refusé et un message l'aurait invitée à se connecter ou à réinitialiser son mot de passe.</w:t>
      </w:r>
    </w:p>
    <w:p w14:paraId="29A60585" w14:textId="77777777" w:rsidR="00203022" w:rsidRDefault="00203022" w:rsidP="00203022">
      <w:pPr>
        <w:rPr>
          <w:lang w:val="fr-BE"/>
        </w:rPr>
      </w:pPr>
    </w:p>
    <w:p w14:paraId="612E8D3D" w14:textId="77777777" w:rsidR="00203022" w:rsidRPr="007A4C84" w:rsidRDefault="00203022" w:rsidP="00203022">
      <w:pPr>
        <w:pStyle w:val="Heading2"/>
        <w:rPr>
          <w:sz w:val="28"/>
          <w:szCs w:val="28"/>
        </w:rPr>
      </w:pPr>
      <w:bookmarkStart w:id="18" w:name="_Toc240809906"/>
      <w:r w:rsidRPr="007A4C84">
        <w:rPr>
          <w:sz w:val="28"/>
          <w:szCs w:val="28"/>
          <w:lang w:val="fr-BE"/>
        </w:rPr>
        <w:lastRenderedPageBreak/>
        <w:t>Scénario 3 : Proposer un objet à la mise à disposition</w:t>
      </w:r>
      <w:bookmarkEnd w:id="18"/>
    </w:p>
    <w:p w14:paraId="51ED59C4" w14:textId="77777777" w:rsidR="00203022" w:rsidRDefault="00203022" w:rsidP="00203022">
      <w:r w:rsidRPr="7EC1A2FB">
        <w:rPr>
          <w:lang w:val="fr-BE"/>
        </w:rPr>
        <w:t xml:space="preserve"> </w:t>
      </w:r>
    </w:p>
    <w:p w14:paraId="199990AB" w14:textId="77777777" w:rsidR="00203022" w:rsidRPr="00AB222D" w:rsidRDefault="00203022" w:rsidP="00203022">
      <w:pPr>
        <w:rPr>
          <w:rFonts w:ascii="Calibri" w:hAnsi="Calibri" w:cs="Calibri"/>
          <w:sz w:val="22"/>
          <w:szCs w:val="22"/>
          <w:lang w:val="fr-BE"/>
        </w:rPr>
      </w:pPr>
      <w:r w:rsidRPr="00AB222D">
        <w:rPr>
          <w:rFonts w:ascii="Calibri" w:hAnsi="Calibri" w:cs="Calibri"/>
          <w:sz w:val="22"/>
          <w:szCs w:val="22"/>
          <w:lang w:val="fr-BE"/>
        </w:rPr>
        <w:t>Le client est déjà connecté à son compte, il souhaite proposer sa tondeuse thermique qu'il n'utilise que quelques fois par an. Depuis son espace personnel, il accède à la gestion de ses objets et choisit d'en créer un nouveau. Il remplit la fiche : le nom de l'objet, une description, la catégorie « matériel de jardinage » sélectionnée dans la liste proposée, ainsi que les caractéristiques de l'objet (taille, poids). Il indique ensuite la localisation à laquelle l'objet pourra être retiré. Il renseigne les périodes de disponibilité de la tondeuse au moyen d'un calendrier. Il précise enfin les conditions d'utilisation : durée maximale de location et montant de la caution exigée. Avant validation, le système contrôle que les champs obligatoires sont renseignés, qu'une photo est présente et que le tarif saisi est positif. Le client valide sa fiche : l'objet est publié et devient visible dans les résultats de recherche des autres utilisateurs. Il apparaît également dans la liste de ses objets, où il pourra par la suite le modifier, mettre à jour ses disponibilités ou le désactiver.</w:t>
      </w:r>
    </w:p>
    <w:p w14:paraId="4964289C" w14:textId="77777777" w:rsidR="00203022" w:rsidRPr="008C069C" w:rsidRDefault="00203022" w:rsidP="00203022">
      <w:pPr>
        <w:pStyle w:val="Heading1"/>
      </w:pPr>
      <w:bookmarkStart w:id="19" w:name="_Toc240809907"/>
      <w:r w:rsidRPr="008C069C">
        <w:t>Contraintes et exigences</w:t>
      </w:r>
      <w:r>
        <w:t xml:space="preserve"> techniques</w:t>
      </w:r>
      <w:bookmarkEnd w:id="19"/>
    </w:p>
    <w:p w14:paraId="2276C0F1" w14:textId="77777777" w:rsidR="00203022" w:rsidRPr="007109C9" w:rsidRDefault="00203022" w:rsidP="00203022">
      <w:pPr>
        <w:pStyle w:val="Heading2"/>
      </w:pPr>
      <w:bookmarkStart w:id="20" w:name="_Toc483388554"/>
      <w:bookmarkStart w:id="21" w:name="_Toc240809908"/>
      <w:r w:rsidRPr="007109C9">
        <w:t>Ergonomie</w:t>
      </w:r>
      <w:bookmarkEnd w:id="20"/>
      <w:bookmarkEnd w:id="21"/>
    </w:p>
    <w:p w14:paraId="25D2F847" w14:textId="77777777" w:rsidR="00203022" w:rsidRPr="00D71A07" w:rsidRDefault="00203022" w:rsidP="00203022">
      <w:pPr>
        <w:pStyle w:val="ListParagraph"/>
        <w:numPr>
          <w:ilvl w:val="0"/>
          <w:numId w:val="14"/>
        </w:numPr>
        <w:spacing w:after="0"/>
        <w:rPr>
          <w:rFonts w:ascii="Calibri" w:eastAsia="Calibri" w:hAnsi="Calibri" w:cs="Calibri"/>
          <w:sz w:val="22"/>
          <w:szCs w:val="22"/>
          <w:lang w:val="fr-BE"/>
        </w:rPr>
      </w:pPr>
      <w:bookmarkStart w:id="22" w:name="_Toc483388555"/>
      <w:r w:rsidRPr="00D71A07">
        <w:rPr>
          <w:rFonts w:ascii="Calibri" w:eastAsia="Calibri" w:hAnsi="Calibri" w:cs="Calibri"/>
          <w:sz w:val="22"/>
          <w:szCs w:val="22"/>
          <w:lang w:val="fr-BE"/>
        </w:rPr>
        <w:t>Utilisation du responsive design</w:t>
      </w:r>
    </w:p>
    <w:p w14:paraId="298B800E" w14:textId="77777777" w:rsidR="00203022" w:rsidRPr="00D71A07" w:rsidRDefault="00203022" w:rsidP="00203022">
      <w:pPr>
        <w:pStyle w:val="ListParagraph"/>
        <w:numPr>
          <w:ilvl w:val="0"/>
          <w:numId w:val="14"/>
        </w:numPr>
        <w:spacing w:after="0"/>
        <w:rPr>
          <w:rFonts w:ascii="Calibri" w:eastAsia="Calibri" w:hAnsi="Calibri" w:cs="Calibri"/>
          <w:sz w:val="22"/>
          <w:szCs w:val="22"/>
          <w:lang w:val="fr-BE"/>
        </w:rPr>
      </w:pPr>
      <w:r w:rsidRPr="00D71A07">
        <w:rPr>
          <w:rFonts w:ascii="Calibri" w:eastAsia="Calibri" w:hAnsi="Calibri" w:cs="Calibri"/>
          <w:sz w:val="22"/>
          <w:szCs w:val="22"/>
          <w:lang w:val="fr-BE"/>
        </w:rPr>
        <w:t>Respect d'une charte graphique.</w:t>
      </w:r>
    </w:p>
    <w:p w14:paraId="67BC5EC4" w14:textId="77777777" w:rsidR="00203022" w:rsidRPr="00D71A07" w:rsidRDefault="00203022" w:rsidP="00203022">
      <w:pPr>
        <w:pStyle w:val="ListParagraph"/>
        <w:numPr>
          <w:ilvl w:val="0"/>
          <w:numId w:val="14"/>
        </w:numPr>
        <w:spacing w:after="0"/>
        <w:rPr>
          <w:rFonts w:ascii="Calibri" w:eastAsia="Calibri" w:hAnsi="Calibri" w:cs="Calibri"/>
          <w:sz w:val="22"/>
          <w:szCs w:val="22"/>
          <w:lang w:val="fr-BE"/>
        </w:rPr>
      </w:pPr>
      <w:r w:rsidRPr="00D71A07">
        <w:rPr>
          <w:rFonts w:ascii="Calibri" w:eastAsia="Calibri" w:hAnsi="Calibri" w:cs="Calibri"/>
          <w:sz w:val="22"/>
          <w:szCs w:val="22"/>
          <w:lang w:val="fr-BE"/>
        </w:rPr>
        <w:t>Disposition des informations sur l'écran.</w:t>
      </w:r>
    </w:p>
    <w:p w14:paraId="4478338C" w14:textId="77777777" w:rsidR="00203022" w:rsidRPr="00074B9C" w:rsidRDefault="00203022" w:rsidP="00203022">
      <w:pPr>
        <w:pStyle w:val="Heading2"/>
      </w:pPr>
      <w:bookmarkStart w:id="23" w:name="_Toc240809909"/>
      <w:r w:rsidRPr="00074B9C">
        <w:t>Comportement</w:t>
      </w:r>
      <w:bookmarkEnd w:id="22"/>
      <w:bookmarkEnd w:id="23"/>
    </w:p>
    <w:p w14:paraId="250B5EB7" w14:textId="3679183E" w:rsidR="00203022" w:rsidRPr="004C227F" w:rsidRDefault="00203022" w:rsidP="00203022">
      <w:pPr>
        <w:pStyle w:val="ListParagraph"/>
        <w:numPr>
          <w:ilvl w:val="0"/>
          <w:numId w:val="14"/>
        </w:numPr>
        <w:spacing w:after="0"/>
        <w:rPr>
          <w:rFonts w:ascii="Calibri" w:eastAsia="Calibri" w:hAnsi="Calibri" w:cs="Calibri"/>
          <w:sz w:val="22"/>
          <w:szCs w:val="22"/>
          <w:lang w:val="fr-BE"/>
        </w:rPr>
      </w:pPr>
      <w:bookmarkStart w:id="24" w:name="_Toc483388556"/>
      <w:r w:rsidRPr="004C227F">
        <w:rPr>
          <w:rFonts w:ascii="Calibri" w:eastAsia="Calibri" w:hAnsi="Calibri" w:cs="Calibri"/>
          <w:sz w:val="22"/>
          <w:szCs w:val="22"/>
        </w:rPr>
        <w:t xml:space="preserve">Le site doit afficher chaque page en moins de 2 secondes, même en cas de forte affluence (jusqu'à </w:t>
      </w:r>
      <w:r w:rsidR="000B2C7D">
        <w:rPr>
          <w:rFonts w:ascii="Calibri" w:eastAsia="Calibri" w:hAnsi="Calibri" w:cs="Calibri"/>
          <w:sz w:val="22"/>
          <w:szCs w:val="22"/>
        </w:rPr>
        <w:t>5% du nombres d’utilisateur</w:t>
      </w:r>
      <w:r w:rsidR="001F5A7E">
        <w:rPr>
          <w:rFonts w:ascii="Calibri" w:eastAsia="Calibri" w:hAnsi="Calibri" w:cs="Calibri"/>
          <w:sz w:val="22"/>
          <w:szCs w:val="22"/>
        </w:rPr>
        <w:t>s</w:t>
      </w:r>
      <w:r w:rsidR="000B2C7D">
        <w:rPr>
          <w:rFonts w:ascii="Calibri" w:eastAsia="Calibri" w:hAnsi="Calibri" w:cs="Calibri"/>
          <w:sz w:val="22"/>
          <w:szCs w:val="22"/>
        </w:rPr>
        <w:t xml:space="preserve"> </w:t>
      </w:r>
      <w:r w:rsidR="001F5A7E">
        <w:rPr>
          <w:rFonts w:ascii="Calibri" w:eastAsia="Calibri" w:hAnsi="Calibri" w:cs="Calibri"/>
          <w:sz w:val="22"/>
          <w:szCs w:val="22"/>
        </w:rPr>
        <w:t>inscrits</w:t>
      </w:r>
      <w:r w:rsidRPr="004C227F">
        <w:rPr>
          <w:rFonts w:ascii="Calibri" w:eastAsia="Calibri" w:hAnsi="Calibri" w:cs="Calibri"/>
          <w:sz w:val="22"/>
          <w:szCs w:val="22"/>
        </w:rPr>
        <w:t>).</w:t>
      </w:r>
    </w:p>
    <w:p w14:paraId="2A56FBC7" w14:textId="77777777" w:rsidR="00203022" w:rsidRPr="004C227F" w:rsidRDefault="00203022" w:rsidP="00203022">
      <w:pPr>
        <w:pStyle w:val="ListParagraph"/>
        <w:numPr>
          <w:ilvl w:val="0"/>
          <w:numId w:val="14"/>
        </w:numPr>
        <w:spacing w:after="0"/>
        <w:rPr>
          <w:rFonts w:ascii="Calibri" w:eastAsia="Calibri" w:hAnsi="Calibri" w:cs="Calibri"/>
          <w:sz w:val="22"/>
          <w:szCs w:val="22"/>
          <w:lang w:val="fr-BE"/>
        </w:rPr>
      </w:pPr>
      <w:r w:rsidRPr="004C227F">
        <w:rPr>
          <w:rFonts w:ascii="Calibri" w:eastAsia="Calibri" w:hAnsi="Calibri" w:cs="Calibri"/>
          <w:sz w:val="22"/>
          <w:szCs w:val="22"/>
          <w:lang w:val="fr-BE"/>
        </w:rPr>
        <w:t xml:space="preserve">Disponibilité 24h/24, 7jours/7 avec une maintenance de 1h (estimé) tous les mardis </w:t>
      </w:r>
      <w:r>
        <w:rPr>
          <w:rFonts w:ascii="Calibri" w:eastAsia="Calibri" w:hAnsi="Calibri" w:cs="Calibri"/>
          <w:sz w:val="22"/>
          <w:szCs w:val="22"/>
          <w:lang w:val="fr-BE"/>
        </w:rPr>
        <w:t>à</w:t>
      </w:r>
      <w:r w:rsidRPr="004C227F">
        <w:rPr>
          <w:rFonts w:ascii="Calibri" w:eastAsia="Calibri" w:hAnsi="Calibri" w:cs="Calibri"/>
          <w:sz w:val="22"/>
          <w:szCs w:val="22"/>
          <w:lang w:val="fr-BE"/>
        </w:rPr>
        <w:t xml:space="preserve"> 00h.</w:t>
      </w:r>
    </w:p>
    <w:p w14:paraId="4719DCE3" w14:textId="77777777" w:rsidR="00203022" w:rsidRPr="00074B9C" w:rsidRDefault="00203022" w:rsidP="00203022">
      <w:pPr>
        <w:pStyle w:val="Heading2"/>
      </w:pPr>
      <w:bookmarkStart w:id="25" w:name="_Toc240809910"/>
      <w:r w:rsidRPr="00074B9C">
        <w:t>Sécurité</w:t>
      </w:r>
      <w:bookmarkEnd w:id="24"/>
      <w:bookmarkEnd w:id="25"/>
    </w:p>
    <w:p w14:paraId="3EBDD920" w14:textId="77777777" w:rsidR="00203022" w:rsidRPr="00854B12" w:rsidRDefault="00203022" w:rsidP="00203022">
      <w:pPr>
        <w:pStyle w:val="Heading3"/>
        <w:rPr>
          <w:sz w:val="24"/>
          <w:szCs w:val="24"/>
        </w:rPr>
      </w:pPr>
      <w:bookmarkStart w:id="26" w:name="_Toc240809911"/>
      <w:bookmarkStart w:id="27" w:name="_Toc483388557"/>
      <w:r w:rsidRPr="00854B12">
        <w:rPr>
          <w:sz w:val="24"/>
          <w:szCs w:val="24"/>
          <w:lang w:val="fr-BE"/>
        </w:rPr>
        <w:t>Droits des accès :</w:t>
      </w:r>
      <w:bookmarkEnd w:id="26"/>
    </w:p>
    <w:p w14:paraId="143F6E41" w14:textId="3B8D694A"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La plateforme distingue cinq profils : visiteur non connecté, utilisateur connecté, utilisateur abonné, responsable marketing</w:t>
      </w:r>
      <w:r w:rsidR="4250AB4B" w:rsidRPr="00854B12">
        <w:rPr>
          <w:rFonts w:ascii="Calibri" w:hAnsi="Calibri" w:cs="Calibri"/>
          <w:sz w:val="22"/>
          <w:szCs w:val="22"/>
          <w:lang w:val="fr-BE"/>
        </w:rPr>
        <w:t>, modérateur</w:t>
      </w:r>
      <w:r w:rsidRPr="00854B12">
        <w:rPr>
          <w:rFonts w:ascii="Calibri" w:hAnsi="Calibri" w:cs="Calibri"/>
          <w:sz w:val="22"/>
          <w:szCs w:val="22"/>
          <w:lang w:val="fr-BE"/>
        </w:rPr>
        <w:t xml:space="preserve"> et administrateur.</w:t>
      </w:r>
    </w:p>
    <w:p w14:paraId="60756DFB" w14:textId="65EB301C"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Le visiteur non connecté peut uniquement consulter les annonces, rechercher un objet et créer un compte.</w:t>
      </w:r>
    </w:p>
    <w:p w14:paraId="14092322" w14:textId="12F3085A"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L'utilisateur connecté peut en plus publier ses objets, réserver, payer, consulter son historique, évaluer et signaler.</w:t>
      </w:r>
    </w:p>
    <w:p w14:paraId="3D9586E0" w14:textId="1CB48BED"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L'utilisateur abonné dispose des mêmes droits, augmentés des avantages liés à son abonnement.</w:t>
      </w:r>
    </w:p>
    <w:p w14:paraId="2C6409B5" w14:textId="77777777" w:rsidR="00203022" w:rsidRPr="00854B12" w:rsidRDefault="00203022" w:rsidP="00203022">
      <w:pPr>
        <w:pStyle w:val="Heading3"/>
        <w:rPr>
          <w:sz w:val="24"/>
          <w:szCs w:val="24"/>
        </w:rPr>
      </w:pPr>
      <w:bookmarkStart w:id="28" w:name="_Toc240809912"/>
      <w:r w:rsidRPr="00854B12">
        <w:rPr>
          <w:sz w:val="24"/>
          <w:szCs w:val="24"/>
          <w:lang w:val="fr-BE"/>
        </w:rPr>
        <w:t>Intégrité des données :</w:t>
      </w:r>
      <w:bookmarkEnd w:id="28"/>
      <w:r w:rsidRPr="00854B12">
        <w:rPr>
          <w:sz w:val="24"/>
          <w:szCs w:val="24"/>
          <w:lang w:val="fr-BE"/>
        </w:rPr>
        <w:t xml:space="preserve"> </w:t>
      </w:r>
    </w:p>
    <w:p w14:paraId="14D51F6D" w14:textId="2A3BB517"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Les données sensibles sont chiffrées en base de données.</w:t>
      </w:r>
    </w:p>
    <w:p w14:paraId="4F2354B1" w14:textId="1FAC5995" w:rsidR="00203022" w:rsidRPr="00854B12" w:rsidRDefault="00203022" w:rsidP="00854B12">
      <w:pPr>
        <w:pStyle w:val="ListParagraph"/>
        <w:numPr>
          <w:ilvl w:val="0"/>
          <w:numId w:val="14"/>
        </w:numPr>
        <w:rPr>
          <w:rFonts w:ascii="Calibri" w:hAnsi="Calibri" w:cs="Calibri"/>
          <w:sz w:val="22"/>
          <w:szCs w:val="22"/>
        </w:rPr>
      </w:pPr>
      <w:r w:rsidRPr="00854B12">
        <w:rPr>
          <w:rFonts w:ascii="Calibri" w:hAnsi="Calibri" w:cs="Calibri"/>
          <w:sz w:val="22"/>
          <w:szCs w:val="22"/>
          <w:lang w:val="fr-BE"/>
        </w:rPr>
        <w:t>Aucune donnée de carte bancaire n'est stockée : la saisie est déléguée au prestataire de paiement</w:t>
      </w:r>
      <w:r w:rsidR="35CF9AC0" w:rsidRPr="00854B12">
        <w:rPr>
          <w:rFonts w:ascii="Calibri" w:hAnsi="Calibri" w:cs="Calibri"/>
          <w:sz w:val="22"/>
          <w:szCs w:val="22"/>
          <w:lang w:val="fr-BE"/>
        </w:rPr>
        <w:t xml:space="preserve"> ou auprès de votre banque</w:t>
      </w:r>
      <w:r w:rsidRPr="00854B12">
        <w:rPr>
          <w:rFonts w:ascii="Calibri" w:hAnsi="Calibri" w:cs="Calibri"/>
          <w:sz w:val="22"/>
          <w:szCs w:val="22"/>
          <w:lang w:val="fr-BE"/>
        </w:rPr>
        <w:t>.</w:t>
      </w:r>
    </w:p>
    <w:p w14:paraId="1AAD5F2E" w14:textId="77777777" w:rsidR="00203022" w:rsidRPr="00074B9C" w:rsidRDefault="00203022" w:rsidP="00203022">
      <w:pPr>
        <w:pStyle w:val="Heading2"/>
      </w:pPr>
      <w:bookmarkStart w:id="29" w:name="_Toc240809913"/>
      <w:r w:rsidRPr="00074B9C">
        <w:lastRenderedPageBreak/>
        <w:t>Conception</w:t>
      </w:r>
      <w:bookmarkEnd w:id="27"/>
      <w:bookmarkEnd w:id="29"/>
    </w:p>
    <w:p w14:paraId="7D0AE876" w14:textId="478F257E" w:rsidR="00203022" w:rsidRPr="00A51403" w:rsidRDefault="00203022" w:rsidP="00203022">
      <w:pPr>
        <w:pStyle w:val="ListParagraph"/>
        <w:numPr>
          <w:ilvl w:val="0"/>
          <w:numId w:val="10"/>
        </w:numPr>
        <w:spacing w:after="0"/>
        <w:rPr>
          <w:rFonts w:ascii="Calibri" w:hAnsi="Calibri" w:cs="Calibri"/>
          <w:sz w:val="22"/>
          <w:szCs w:val="22"/>
        </w:rPr>
      </w:pPr>
      <w:r w:rsidRPr="213F4DF2">
        <w:rPr>
          <w:rFonts w:ascii="Calibri" w:eastAsia="Calibri" w:hAnsi="Calibri" w:cs="Calibri"/>
          <w:sz w:val="22"/>
          <w:szCs w:val="22"/>
          <w:lang w:val="fr-BE"/>
        </w:rPr>
        <w:t xml:space="preserve">Utilisation des langages et technologies suivantes : </w:t>
      </w:r>
      <w:r w:rsidRPr="00A51403">
        <w:rPr>
          <w:rFonts w:ascii="Calibri" w:hAnsi="Calibri" w:cs="Calibri"/>
          <w:sz w:val="22"/>
          <w:szCs w:val="22"/>
        </w:rPr>
        <w:t xml:space="preserve">ASP.NET 8 Razor pour la backend et </w:t>
      </w:r>
      <w:proofErr w:type="spellStart"/>
      <w:r w:rsidRPr="00A51403">
        <w:rPr>
          <w:rFonts w:ascii="Calibri" w:hAnsi="Calibri" w:cs="Calibri"/>
          <w:sz w:val="22"/>
          <w:szCs w:val="22"/>
        </w:rPr>
        <w:t>React</w:t>
      </w:r>
      <w:proofErr w:type="spellEnd"/>
      <w:r w:rsidR="003515C7">
        <w:rPr>
          <w:rFonts w:ascii="Calibri" w:hAnsi="Calibri" w:cs="Calibri"/>
          <w:sz w:val="22"/>
          <w:szCs w:val="22"/>
        </w:rPr>
        <w:t xml:space="preserve"> pour le</w:t>
      </w:r>
      <w:r w:rsidRPr="00A51403">
        <w:rPr>
          <w:rFonts w:ascii="Calibri" w:hAnsi="Calibri" w:cs="Calibri"/>
          <w:sz w:val="22"/>
          <w:szCs w:val="22"/>
        </w:rPr>
        <w:t xml:space="preserve"> frontend</w:t>
      </w:r>
    </w:p>
    <w:p w14:paraId="2684F606"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213F4DF2">
        <w:rPr>
          <w:rFonts w:ascii="Calibri" w:eastAsia="Calibri" w:hAnsi="Calibri" w:cs="Calibri"/>
          <w:sz w:val="22"/>
          <w:szCs w:val="22"/>
          <w:lang w:val="fr-BE"/>
        </w:rPr>
        <w:t xml:space="preserve">Compatibilité les OS Windows, </w:t>
      </w:r>
      <w:proofErr w:type="spellStart"/>
      <w:r w:rsidRPr="213F4DF2">
        <w:rPr>
          <w:rFonts w:ascii="Calibri" w:eastAsia="Calibri" w:hAnsi="Calibri" w:cs="Calibri"/>
          <w:sz w:val="22"/>
          <w:szCs w:val="22"/>
          <w:lang w:val="fr-BE"/>
        </w:rPr>
        <w:t>MacOS</w:t>
      </w:r>
      <w:proofErr w:type="spellEnd"/>
      <w:r w:rsidRPr="213F4DF2">
        <w:rPr>
          <w:rFonts w:ascii="Calibri" w:eastAsia="Calibri" w:hAnsi="Calibri" w:cs="Calibri"/>
          <w:sz w:val="22"/>
          <w:szCs w:val="22"/>
          <w:lang w:val="fr-BE"/>
        </w:rPr>
        <w:t xml:space="preserve"> et linux.</w:t>
      </w:r>
    </w:p>
    <w:p w14:paraId="55DF0118"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213F4DF2">
        <w:rPr>
          <w:rFonts w:ascii="Calibri" w:eastAsia="Calibri" w:hAnsi="Calibri" w:cs="Calibri"/>
          <w:sz w:val="22"/>
          <w:szCs w:val="22"/>
          <w:lang w:val="fr-BE"/>
        </w:rPr>
        <w:t xml:space="preserve">Compatibilité avec les browsers internet : Chrome, </w:t>
      </w:r>
      <w:proofErr w:type="spellStart"/>
      <w:r w:rsidRPr="213F4DF2">
        <w:rPr>
          <w:rFonts w:ascii="Calibri" w:eastAsia="Calibri" w:hAnsi="Calibri" w:cs="Calibri"/>
          <w:sz w:val="22"/>
          <w:szCs w:val="22"/>
          <w:lang w:val="fr-BE"/>
        </w:rPr>
        <w:t>FireFox</w:t>
      </w:r>
      <w:proofErr w:type="spellEnd"/>
    </w:p>
    <w:p w14:paraId="6739E968"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213F4DF2">
        <w:rPr>
          <w:rFonts w:ascii="Calibri" w:eastAsia="Calibri" w:hAnsi="Calibri" w:cs="Calibri"/>
          <w:sz w:val="22"/>
          <w:szCs w:val="22"/>
          <w:lang w:val="fr-BE"/>
        </w:rPr>
        <w:t xml:space="preserve">Compatibilité avec une utilisation sur </w:t>
      </w:r>
      <w:proofErr w:type="spellStart"/>
      <w:r w:rsidRPr="213F4DF2">
        <w:rPr>
          <w:rFonts w:ascii="Calibri" w:eastAsia="Calibri" w:hAnsi="Calibri" w:cs="Calibri"/>
          <w:sz w:val="22"/>
          <w:szCs w:val="22"/>
          <w:lang w:val="fr-BE"/>
        </w:rPr>
        <w:t>SmartPhone</w:t>
      </w:r>
      <w:proofErr w:type="spellEnd"/>
      <w:r w:rsidRPr="213F4DF2">
        <w:rPr>
          <w:rFonts w:ascii="Calibri" w:eastAsia="Calibri" w:hAnsi="Calibri" w:cs="Calibri"/>
          <w:sz w:val="22"/>
          <w:szCs w:val="22"/>
          <w:lang w:val="fr-BE"/>
        </w:rPr>
        <w:t xml:space="preserve"> et sur PC portable</w:t>
      </w:r>
    </w:p>
    <w:p w14:paraId="33BC2601"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213F4DF2">
        <w:rPr>
          <w:rFonts w:ascii="Calibri" w:eastAsia="Calibri" w:hAnsi="Calibri" w:cs="Calibri"/>
          <w:sz w:val="22"/>
          <w:szCs w:val="22"/>
          <w:lang w:val="fr-BE"/>
        </w:rPr>
        <w:t xml:space="preserve">Utilisation de </w:t>
      </w:r>
      <w:proofErr w:type="spellStart"/>
      <w:r w:rsidRPr="213F4DF2">
        <w:rPr>
          <w:rFonts w:ascii="Calibri" w:eastAsia="Calibri" w:hAnsi="Calibri" w:cs="Calibri"/>
          <w:sz w:val="22"/>
          <w:szCs w:val="22"/>
          <w:lang w:val="fr-BE"/>
        </w:rPr>
        <w:t>postgreSQL</w:t>
      </w:r>
      <w:proofErr w:type="spellEnd"/>
      <w:r w:rsidRPr="213F4DF2">
        <w:rPr>
          <w:rFonts w:ascii="Calibri" w:eastAsia="Calibri" w:hAnsi="Calibri" w:cs="Calibri"/>
          <w:sz w:val="22"/>
          <w:szCs w:val="22"/>
          <w:lang w:val="fr-BE"/>
        </w:rPr>
        <w:t xml:space="preserve"> comme système de gestion de base de données</w:t>
      </w:r>
    </w:p>
    <w:p w14:paraId="540ACB6E"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213F4DF2">
        <w:rPr>
          <w:rFonts w:ascii="Calibri" w:eastAsia="Calibri" w:hAnsi="Calibri" w:cs="Calibri"/>
          <w:sz w:val="22"/>
          <w:szCs w:val="22"/>
          <w:lang w:val="fr-BE"/>
        </w:rPr>
        <w:t>Utilisation de Enterprise Architect pour les schémas d’analyse</w:t>
      </w:r>
    </w:p>
    <w:p w14:paraId="534710DA" w14:textId="77777777" w:rsidR="00203022" w:rsidRPr="008C069C" w:rsidRDefault="00203022" w:rsidP="00203022">
      <w:pPr>
        <w:pStyle w:val="Heading2"/>
      </w:pPr>
      <w:bookmarkStart w:id="30" w:name="_Toc240809914"/>
      <w:r w:rsidRPr="008C069C">
        <w:t>Réglementaires</w:t>
      </w:r>
      <w:bookmarkEnd w:id="30"/>
    </w:p>
    <w:p w14:paraId="0482E450"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Article du Code civil (1703 à 1707) (https://www.ejustice.just.fgov.be/cgi_loi/change_lg.pl?language=fr&amp;la=F&amp;cn=1804032134&amp;table_name=loi)</w:t>
      </w:r>
    </w:p>
    <w:p w14:paraId="2C7D8AE9"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RGPD</w:t>
      </w:r>
    </w:p>
    <w:p w14:paraId="6746C8CF" w14:textId="77777777" w:rsidR="00203022"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ISO27001</w:t>
      </w:r>
    </w:p>
    <w:p w14:paraId="2192A7EF"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Pr>
          <w:rFonts w:ascii="Calibri" w:eastAsia="Calibri" w:hAnsi="Calibri" w:cs="Calibri"/>
          <w:sz w:val="22"/>
          <w:szCs w:val="22"/>
          <w:lang w:val="fr-BE"/>
        </w:rPr>
        <w:t xml:space="preserve">Charte d’utilisation de </w:t>
      </w:r>
      <w:proofErr w:type="spellStart"/>
      <w:r>
        <w:rPr>
          <w:rFonts w:ascii="Calibri" w:eastAsia="Calibri" w:hAnsi="Calibri" w:cs="Calibri"/>
          <w:sz w:val="22"/>
          <w:szCs w:val="22"/>
          <w:lang w:val="fr-BE"/>
        </w:rPr>
        <w:t>LocalLoop</w:t>
      </w:r>
      <w:proofErr w:type="spellEnd"/>
    </w:p>
    <w:p w14:paraId="3FE0932C" w14:textId="77777777" w:rsidR="00203022" w:rsidRPr="008C069C" w:rsidRDefault="00203022" w:rsidP="00203022">
      <w:pPr>
        <w:pStyle w:val="Heading1"/>
      </w:pPr>
      <w:bookmarkStart w:id="31" w:name="_Toc240809915"/>
      <w:r w:rsidRPr="008C069C">
        <w:t>Livrables attendus</w:t>
      </w:r>
      <w:bookmarkEnd w:id="31"/>
    </w:p>
    <w:p w14:paraId="0DA218A2"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Application/logiciel opérationnel.</w:t>
      </w:r>
    </w:p>
    <w:p w14:paraId="1E97AC8F"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Documentation technique et/ou utilisateur.</w:t>
      </w:r>
    </w:p>
    <w:p w14:paraId="3BC3BC25"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Plans de test.</w:t>
      </w:r>
    </w:p>
    <w:p w14:paraId="5F15BB3F" w14:textId="77777777" w:rsidR="00203022" w:rsidRPr="00D71A07" w:rsidRDefault="00203022" w:rsidP="00203022">
      <w:pPr>
        <w:pStyle w:val="ListParagraph"/>
        <w:numPr>
          <w:ilvl w:val="0"/>
          <w:numId w:val="10"/>
        </w:numPr>
        <w:spacing w:after="0"/>
        <w:rPr>
          <w:rFonts w:ascii="Calibri" w:eastAsia="Calibri" w:hAnsi="Calibri" w:cs="Calibri"/>
          <w:sz w:val="22"/>
          <w:szCs w:val="22"/>
          <w:lang w:val="fr-BE"/>
        </w:rPr>
      </w:pPr>
      <w:r w:rsidRPr="00D71A07">
        <w:rPr>
          <w:rFonts w:ascii="Calibri" w:eastAsia="Calibri" w:hAnsi="Calibri" w:cs="Calibri"/>
          <w:sz w:val="22"/>
          <w:szCs w:val="22"/>
          <w:lang w:val="fr-BE"/>
        </w:rPr>
        <w:t>Code source versionné.</w:t>
      </w:r>
    </w:p>
    <w:sectPr w:rsidR="00203022" w:rsidRPr="00D71A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6624"/>
    <w:multiLevelType w:val="hybridMultilevel"/>
    <w:tmpl w:val="E0F6E444"/>
    <w:lvl w:ilvl="0" w:tplc="B4C8D1EE">
      <w:start w:val="1"/>
      <w:numFmt w:val="bullet"/>
      <w:lvlText w:val="-"/>
      <w:lvlJc w:val="left"/>
      <w:pPr>
        <w:ind w:left="720" w:hanging="360"/>
      </w:pPr>
      <w:rPr>
        <w:rFonts w:ascii="Aptos" w:hAnsi="Aptos" w:hint="default"/>
      </w:rPr>
    </w:lvl>
    <w:lvl w:ilvl="1" w:tplc="2BB4FC48">
      <w:start w:val="1"/>
      <w:numFmt w:val="bullet"/>
      <w:lvlText w:val="o"/>
      <w:lvlJc w:val="left"/>
      <w:pPr>
        <w:ind w:left="1440" w:hanging="360"/>
      </w:pPr>
      <w:rPr>
        <w:rFonts w:ascii="Courier New" w:hAnsi="Courier New" w:hint="default"/>
      </w:rPr>
    </w:lvl>
    <w:lvl w:ilvl="2" w:tplc="FC9451E0">
      <w:start w:val="1"/>
      <w:numFmt w:val="bullet"/>
      <w:lvlText w:val=""/>
      <w:lvlJc w:val="left"/>
      <w:pPr>
        <w:ind w:left="2160" w:hanging="360"/>
      </w:pPr>
      <w:rPr>
        <w:rFonts w:ascii="Wingdings" w:hAnsi="Wingdings" w:hint="default"/>
      </w:rPr>
    </w:lvl>
    <w:lvl w:ilvl="3" w:tplc="6638EC2C">
      <w:start w:val="1"/>
      <w:numFmt w:val="bullet"/>
      <w:lvlText w:val=""/>
      <w:lvlJc w:val="left"/>
      <w:pPr>
        <w:ind w:left="2880" w:hanging="360"/>
      </w:pPr>
      <w:rPr>
        <w:rFonts w:ascii="Symbol" w:hAnsi="Symbol" w:hint="default"/>
      </w:rPr>
    </w:lvl>
    <w:lvl w:ilvl="4" w:tplc="E4620A7E">
      <w:start w:val="1"/>
      <w:numFmt w:val="bullet"/>
      <w:lvlText w:val="o"/>
      <w:lvlJc w:val="left"/>
      <w:pPr>
        <w:ind w:left="3600" w:hanging="360"/>
      </w:pPr>
      <w:rPr>
        <w:rFonts w:ascii="Courier New" w:hAnsi="Courier New" w:hint="default"/>
      </w:rPr>
    </w:lvl>
    <w:lvl w:ilvl="5" w:tplc="05F83B76">
      <w:start w:val="1"/>
      <w:numFmt w:val="bullet"/>
      <w:lvlText w:val=""/>
      <w:lvlJc w:val="left"/>
      <w:pPr>
        <w:ind w:left="4320" w:hanging="360"/>
      </w:pPr>
      <w:rPr>
        <w:rFonts w:ascii="Wingdings" w:hAnsi="Wingdings" w:hint="default"/>
      </w:rPr>
    </w:lvl>
    <w:lvl w:ilvl="6" w:tplc="758853F6">
      <w:start w:val="1"/>
      <w:numFmt w:val="bullet"/>
      <w:lvlText w:val=""/>
      <w:lvlJc w:val="left"/>
      <w:pPr>
        <w:ind w:left="5040" w:hanging="360"/>
      </w:pPr>
      <w:rPr>
        <w:rFonts w:ascii="Symbol" w:hAnsi="Symbol" w:hint="default"/>
      </w:rPr>
    </w:lvl>
    <w:lvl w:ilvl="7" w:tplc="6002BE6C">
      <w:start w:val="1"/>
      <w:numFmt w:val="bullet"/>
      <w:lvlText w:val="o"/>
      <w:lvlJc w:val="left"/>
      <w:pPr>
        <w:ind w:left="5760" w:hanging="360"/>
      </w:pPr>
      <w:rPr>
        <w:rFonts w:ascii="Courier New" w:hAnsi="Courier New" w:hint="default"/>
      </w:rPr>
    </w:lvl>
    <w:lvl w:ilvl="8" w:tplc="B992AEA0">
      <w:start w:val="1"/>
      <w:numFmt w:val="bullet"/>
      <w:lvlText w:val=""/>
      <w:lvlJc w:val="left"/>
      <w:pPr>
        <w:ind w:left="6480" w:hanging="360"/>
      </w:pPr>
      <w:rPr>
        <w:rFonts w:ascii="Wingdings" w:hAnsi="Wingdings" w:hint="default"/>
      </w:rPr>
    </w:lvl>
  </w:abstractNum>
  <w:abstractNum w:abstractNumId="1" w15:restartNumberingAfterBreak="0">
    <w:nsid w:val="0A2BF95C"/>
    <w:multiLevelType w:val="hybridMultilevel"/>
    <w:tmpl w:val="9AB0D516"/>
    <w:lvl w:ilvl="0" w:tplc="46824496">
      <w:start w:val="1"/>
      <w:numFmt w:val="bullet"/>
      <w:lvlText w:val="-"/>
      <w:lvlJc w:val="left"/>
      <w:pPr>
        <w:ind w:left="720" w:hanging="360"/>
      </w:pPr>
      <w:rPr>
        <w:rFonts w:ascii="Aptos" w:hAnsi="Aptos" w:hint="default"/>
      </w:rPr>
    </w:lvl>
    <w:lvl w:ilvl="1" w:tplc="89BECAD8">
      <w:start w:val="1"/>
      <w:numFmt w:val="bullet"/>
      <w:lvlText w:val="o"/>
      <w:lvlJc w:val="left"/>
      <w:pPr>
        <w:ind w:left="1440" w:hanging="360"/>
      </w:pPr>
      <w:rPr>
        <w:rFonts w:ascii="Courier New" w:hAnsi="Courier New" w:hint="default"/>
      </w:rPr>
    </w:lvl>
    <w:lvl w:ilvl="2" w:tplc="5AA03D70">
      <w:start w:val="1"/>
      <w:numFmt w:val="bullet"/>
      <w:lvlText w:val=""/>
      <w:lvlJc w:val="left"/>
      <w:pPr>
        <w:ind w:left="2160" w:hanging="360"/>
      </w:pPr>
      <w:rPr>
        <w:rFonts w:ascii="Wingdings" w:hAnsi="Wingdings" w:hint="default"/>
      </w:rPr>
    </w:lvl>
    <w:lvl w:ilvl="3" w:tplc="86D62436">
      <w:start w:val="1"/>
      <w:numFmt w:val="bullet"/>
      <w:lvlText w:val=""/>
      <w:lvlJc w:val="left"/>
      <w:pPr>
        <w:ind w:left="2880" w:hanging="360"/>
      </w:pPr>
      <w:rPr>
        <w:rFonts w:ascii="Symbol" w:hAnsi="Symbol" w:hint="default"/>
      </w:rPr>
    </w:lvl>
    <w:lvl w:ilvl="4" w:tplc="7D64EE84">
      <w:start w:val="1"/>
      <w:numFmt w:val="bullet"/>
      <w:lvlText w:val="o"/>
      <w:lvlJc w:val="left"/>
      <w:pPr>
        <w:ind w:left="3600" w:hanging="360"/>
      </w:pPr>
      <w:rPr>
        <w:rFonts w:ascii="Courier New" w:hAnsi="Courier New" w:hint="default"/>
      </w:rPr>
    </w:lvl>
    <w:lvl w:ilvl="5" w:tplc="D55A6754">
      <w:start w:val="1"/>
      <w:numFmt w:val="bullet"/>
      <w:lvlText w:val=""/>
      <w:lvlJc w:val="left"/>
      <w:pPr>
        <w:ind w:left="4320" w:hanging="360"/>
      </w:pPr>
      <w:rPr>
        <w:rFonts w:ascii="Wingdings" w:hAnsi="Wingdings" w:hint="default"/>
      </w:rPr>
    </w:lvl>
    <w:lvl w:ilvl="6" w:tplc="7F9AB234">
      <w:start w:val="1"/>
      <w:numFmt w:val="bullet"/>
      <w:lvlText w:val=""/>
      <w:lvlJc w:val="left"/>
      <w:pPr>
        <w:ind w:left="5040" w:hanging="360"/>
      </w:pPr>
      <w:rPr>
        <w:rFonts w:ascii="Symbol" w:hAnsi="Symbol" w:hint="default"/>
      </w:rPr>
    </w:lvl>
    <w:lvl w:ilvl="7" w:tplc="269A30B8">
      <w:start w:val="1"/>
      <w:numFmt w:val="bullet"/>
      <w:lvlText w:val="o"/>
      <w:lvlJc w:val="left"/>
      <w:pPr>
        <w:ind w:left="5760" w:hanging="360"/>
      </w:pPr>
      <w:rPr>
        <w:rFonts w:ascii="Courier New" w:hAnsi="Courier New" w:hint="default"/>
      </w:rPr>
    </w:lvl>
    <w:lvl w:ilvl="8" w:tplc="8480A302">
      <w:start w:val="1"/>
      <w:numFmt w:val="bullet"/>
      <w:lvlText w:val=""/>
      <w:lvlJc w:val="left"/>
      <w:pPr>
        <w:ind w:left="6480" w:hanging="360"/>
      </w:pPr>
      <w:rPr>
        <w:rFonts w:ascii="Wingdings" w:hAnsi="Wingdings" w:hint="default"/>
      </w:rPr>
    </w:lvl>
  </w:abstractNum>
  <w:abstractNum w:abstractNumId="2" w15:restartNumberingAfterBreak="0">
    <w:nsid w:val="0B706687"/>
    <w:multiLevelType w:val="hybridMultilevel"/>
    <w:tmpl w:val="6C6CE8D6"/>
    <w:lvl w:ilvl="0" w:tplc="0060DDCE">
      <w:start w:val="1"/>
      <w:numFmt w:val="bullet"/>
      <w:lvlText w:val="-"/>
      <w:lvlJc w:val="left"/>
      <w:pPr>
        <w:ind w:left="1068" w:hanging="360"/>
      </w:pPr>
      <w:rPr>
        <w:rFonts w:ascii="Aptos" w:hAnsi="Aptos" w:hint="default"/>
      </w:rPr>
    </w:lvl>
    <w:lvl w:ilvl="1" w:tplc="B0A67834">
      <w:start w:val="1"/>
      <w:numFmt w:val="bullet"/>
      <w:lvlText w:val="o"/>
      <w:lvlJc w:val="left"/>
      <w:pPr>
        <w:ind w:left="1788" w:hanging="360"/>
      </w:pPr>
      <w:rPr>
        <w:rFonts w:ascii="Courier New" w:hAnsi="Courier New" w:hint="default"/>
      </w:rPr>
    </w:lvl>
    <w:lvl w:ilvl="2" w:tplc="02389954">
      <w:start w:val="1"/>
      <w:numFmt w:val="bullet"/>
      <w:lvlText w:val=""/>
      <w:lvlJc w:val="left"/>
      <w:pPr>
        <w:ind w:left="2508" w:hanging="360"/>
      </w:pPr>
      <w:rPr>
        <w:rFonts w:ascii="Wingdings" w:hAnsi="Wingdings" w:hint="default"/>
      </w:rPr>
    </w:lvl>
    <w:lvl w:ilvl="3" w:tplc="9BB63ADC">
      <w:start w:val="1"/>
      <w:numFmt w:val="bullet"/>
      <w:lvlText w:val=""/>
      <w:lvlJc w:val="left"/>
      <w:pPr>
        <w:ind w:left="3228" w:hanging="360"/>
      </w:pPr>
      <w:rPr>
        <w:rFonts w:ascii="Symbol" w:hAnsi="Symbol" w:hint="default"/>
      </w:rPr>
    </w:lvl>
    <w:lvl w:ilvl="4" w:tplc="67EA07D4">
      <w:start w:val="1"/>
      <w:numFmt w:val="bullet"/>
      <w:lvlText w:val="o"/>
      <w:lvlJc w:val="left"/>
      <w:pPr>
        <w:ind w:left="3948" w:hanging="360"/>
      </w:pPr>
      <w:rPr>
        <w:rFonts w:ascii="Courier New" w:hAnsi="Courier New" w:hint="default"/>
      </w:rPr>
    </w:lvl>
    <w:lvl w:ilvl="5" w:tplc="BFD61004">
      <w:start w:val="1"/>
      <w:numFmt w:val="bullet"/>
      <w:lvlText w:val=""/>
      <w:lvlJc w:val="left"/>
      <w:pPr>
        <w:ind w:left="4668" w:hanging="360"/>
      </w:pPr>
      <w:rPr>
        <w:rFonts w:ascii="Wingdings" w:hAnsi="Wingdings" w:hint="default"/>
      </w:rPr>
    </w:lvl>
    <w:lvl w:ilvl="6" w:tplc="C0CE4FB8">
      <w:start w:val="1"/>
      <w:numFmt w:val="bullet"/>
      <w:lvlText w:val=""/>
      <w:lvlJc w:val="left"/>
      <w:pPr>
        <w:ind w:left="5388" w:hanging="360"/>
      </w:pPr>
      <w:rPr>
        <w:rFonts w:ascii="Symbol" w:hAnsi="Symbol" w:hint="default"/>
      </w:rPr>
    </w:lvl>
    <w:lvl w:ilvl="7" w:tplc="A36E3E00">
      <w:start w:val="1"/>
      <w:numFmt w:val="bullet"/>
      <w:lvlText w:val="o"/>
      <w:lvlJc w:val="left"/>
      <w:pPr>
        <w:ind w:left="6108" w:hanging="360"/>
      </w:pPr>
      <w:rPr>
        <w:rFonts w:ascii="Courier New" w:hAnsi="Courier New" w:hint="default"/>
      </w:rPr>
    </w:lvl>
    <w:lvl w:ilvl="8" w:tplc="F74EF880">
      <w:start w:val="1"/>
      <w:numFmt w:val="bullet"/>
      <w:lvlText w:val=""/>
      <w:lvlJc w:val="left"/>
      <w:pPr>
        <w:ind w:left="6828" w:hanging="360"/>
      </w:pPr>
      <w:rPr>
        <w:rFonts w:ascii="Wingdings" w:hAnsi="Wingdings" w:hint="default"/>
      </w:rPr>
    </w:lvl>
  </w:abstractNum>
  <w:abstractNum w:abstractNumId="3" w15:restartNumberingAfterBreak="0">
    <w:nsid w:val="113B817D"/>
    <w:multiLevelType w:val="hybridMultilevel"/>
    <w:tmpl w:val="C340F85E"/>
    <w:lvl w:ilvl="0" w:tplc="C13A4A92">
      <w:start w:val="1"/>
      <w:numFmt w:val="bullet"/>
      <w:lvlText w:val="-"/>
      <w:lvlJc w:val="left"/>
      <w:pPr>
        <w:ind w:left="1080" w:hanging="360"/>
      </w:pPr>
      <w:rPr>
        <w:rFonts w:ascii="Aptos" w:hAnsi="Aptos" w:hint="default"/>
      </w:rPr>
    </w:lvl>
    <w:lvl w:ilvl="1" w:tplc="12C2000E">
      <w:start w:val="1"/>
      <w:numFmt w:val="bullet"/>
      <w:lvlText w:val="o"/>
      <w:lvlJc w:val="left"/>
      <w:pPr>
        <w:ind w:left="1800" w:hanging="360"/>
      </w:pPr>
      <w:rPr>
        <w:rFonts w:ascii="Courier New" w:hAnsi="Courier New" w:hint="default"/>
      </w:rPr>
    </w:lvl>
    <w:lvl w:ilvl="2" w:tplc="5CB4C4EA">
      <w:start w:val="1"/>
      <w:numFmt w:val="bullet"/>
      <w:lvlText w:val=""/>
      <w:lvlJc w:val="left"/>
      <w:pPr>
        <w:ind w:left="2520" w:hanging="360"/>
      </w:pPr>
      <w:rPr>
        <w:rFonts w:ascii="Wingdings" w:hAnsi="Wingdings" w:hint="default"/>
      </w:rPr>
    </w:lvl>
    <w:lvl w:ilvl="3" w:tplc="F4A0570E">
      <w:start w:val="1"/>
      <w:numFmt w:val="bullet"/>
      <w:lvlText w:val=""/>
      <w:lvlJc w:val="left"/>
      <w:pPr>
        <w:ind w:left="3240" w:hanging="360"/>
      </w:pPr>
      <w:rPr>
        <w:rFonts w:ascii="Symbol" w:hAnsi="Symbol" w:hint="default"/>
      </w:rPr>
    </w:lvl>
    <w:lvl w:ilvl="4" w:tplc="09ECF61C">
      <w:start w:val="1"/>
      <w:numFmt w:val="bullet"/>
      <w:lvlText w:val="o"/>
      <w:lvlJc w:val="left"/>
      <w:pPr>
        <w:ind w:left="3960" w:hanging="360"/>
      </w:pPr>
      <w:rPr>
        <w:rFonts w:ascii="Courier New" w:hAnsi="Courier New" w:hint="default"/>
      </w:rPr>
    </w:lvl>
    <w:lvl w:ilvl="5" w:tplc="36607CE8">
      <w:start w:val="1"/>
      <w:numFmt w:val="bullet"/>
      <w:lvlText w:val=""/>
      <w:lvlJc w:val="left"/>
      <w:pPr>
        <w:ind w:left="4680" w:hanging="360"/>
      </w:pPr>
      <w:rPr>
        <w:rFonts w:ascii="Wingdings" w:hAnsi="Wingdings" w:hint="default"/>
      </w:rPr>
    </w:lvl>
    <w:lvl w:ilvl="6" w:tplc="51CEE44A">
      <w:start w:val="1"/>
      <w:numFmt w:val="bullet"/>
      <w:lvlText w:val=""/>
      <w:lvlJc w:val="left"/>
      <w:pPr>
        <w:ind w:left="5400" w:hanging="360"/>
      </w:pPr>
      <w:rPr>
        <w:rFonts w:ascii="Symbol" w:hAnsi="Symbol" w:hint="default"/>
      </w:rPr>
    </w:lvl>
    <w:lvl w:ilvl="7" w:tplc="6EF893D4">
      <w:start w:val="1"/>
      <w:numFmt w:val="bullet"/>
      <w:lvlText w:val="o"/>
      <w:lvlJc w:val="left"/>
      <w:pPr>
        <w:ind w:left="6120" w:hanging="360"/>
      </w:pPr>
      <w:rPr>
        <w:rFonts w:ascii="Courier New" w:hAnsi="Courier New" w:hint="default"/>
      </w:rPr>
    </w:lvl>
    <w:lvl w:ilvl="8" w:tplc="D2A0FD02">
      <w:start w:val="1"/>
      <w:numFmt w:val="bullet"/>
      <w:lvlText w:val=""/>
      <w:lvlJc w:val="left"/>
      <w:pPr>
        <w:ind w:left="6840" w:hanging="360"/>
      </w:pPr>
      <w:rPr>
        <w:rFonts w:ascii="Wingdings" w:hAnsi="Wingdings" w:hint="default"/>
      </w:rPr>
    </w:lvl>
  </w:abstractNum>
  <w:abstractNum w:abstractNumId="4" w15:restartNumberingAfterBreak="0">
    <w:nsid w:val="121900FB"/>
    <w:multiLevelType w:val="hybridMultilevel"/>
    <w:tmpl w:val="3BC4361C"/>
    <w:lvl w:ilvl="0" w:tplc="45A09EA0">
      <w:start w:val="1"/>
      <w:numFmt w:val="bullet"/>
      <w:lvlText w:val="-"/>
      <w:lvlJc w:val="left"/>
      <w:pPr>
        <w:ind w:left="720" w:hanging="360"/>
      </w:pPr>
      <w:rPr>
        <w:rFonts w:ascii="Aptos" w:hAnsi="Aptos" w:hint="default"/>
      </w:rPr>
    </w:lvl>
    <w:lvl w:ilvl="1" w:tplc="F93E4AE2">
      <w:start w:val="1"/>
      <w:numFmt w:val="bullet"/>
      <w:lvlText w:val="o"/>
      <w:lvlJc w:val="left"/>
      <w:pPr>
        <w:ind w:left="1440" w:hanging="360"/>
      </w:pPr>
      <w:rPr>
        <w:rFonts w:ascii="Courier New" w:hAnsi="Courier New" w:hint="default"/>
      </w:rPr>
    </w:lvl>
    <w:lvl w:ilvl="2" w:tplc="47283990">
      <w:start w:val="1"/>
      <w:numFmt w:val="bullet"/>
      <w:lvlText w:val=""/>
      <w:lvlJc w:val="left"/>
      <w:pPr>
        <w:ind w:left="2160" w:hanging="360"/>
      </w:pPr>
      <w:rPr>
        <w:rFonts w:ascii="Wingdings" w:hAnsi="Wingdings" w:hint="default"/>
      </w:rPr>
    </w:lvl>
    <w:lvl w:ilvl="3" w:tplc="BC7EA5BC">
      <w:start w:val="1"/>
      <w:numFmt w:val="bullet"/>
      <w:lvlText w:val=""/>
      <w:lvlJc w:val="left"/>
      <w:pPr>
        <w:ind w:left="2880" w:hanging="360"/>
      </w:pPr>
      <w:rPr>
        <w:rFonts w:ascii="Symbol" w:hAnsi="Symbol" w:hint="default"/>
      </w:rPr>
    </w:lvl>
    <w:lvl w:ilvl="4" w:tplc="B71E7184">
      <w:start w:val="1"/>
      <w:numFmt w:val="bullet"/>
      <w:lvlText w:val="o"/>
      <w:lvlJc w:val="left"/>
      <w:pPr>
        <w:ind w:left="3600" w:hanging="360"/>
      </w:pPr>
      <w:rPr>
        <w:rFonts w:ascii="Courier New" w:hAnsi="Courier New" w:hint="default"/>
      </w:rPr>
    </w:lvl>
    <w:lvl w:ilvl="5" w:tplc="6D9EA886">
      <w:start w:val="1"/>
      <w:numFmt w:val="bullet"/>
      <w:lvlText w:val=""/>
      <w:lvlJc w:val="left"/>
      <w:pPr>
        <w:ind w:left="4320" w:hanging="360"/>
      </w:pPr>
      <w:rPr>
        <w:rFonts w:ascii="Wingdings" w:hAnsi="Wingdings" w:hint="default"/>
      </w:rPr>
    </w:lvl>
    <w:lvl w:ilvl="6" w:tplc="9CDAE0C0">
      <w:start w:val="1"/>
      <w:numFmt w:val="bullet"/>
      <w:lvlText w:val=""/>
      <w:lvlJc w:val="left"/>
      <w:pPr>
        <w:ind w:left="5040" w:hanging="360"/>
      </w:pPr>
      <w:rPr>
        <w:rFonts w:ascii="Symbol" w:hAnsi="Symbol" w:hint="default"/>
      </w:rPr>
    </w:lvl>
    <w:lvl w:ilvl="7" w:tplc="E7C4E0D6">
      <w:start w:val="1"/>
      <w:numFmt w:val="bullet"/>
      <w:lvlText w:val="o"/>
      <w:lvlJc w:val="left"/>
      <w:pPr>
        <w:ind w:left="5760" w:hanging="360"/>
      </w:pPr>
      <w:rPr>
        <w:rFonts w:ascii="Courier New" w:hAnsi="Courier New" w:hint="default"/>
      </w:rPr>
    </w:lvl>
    <w:lvl w:ilvl="8" w:tplc="21EE27DE">
      <w:start w:val="1"/>
      <w:numFmt w:val="bullet"/>
      <w:lvlText w:val=""/>
      <w:lvlJc w:val="left"/>
      <w:pPr>
        <w:ind w:left="6480" w:hanging="360"/>
      </w:pPr>
      <w:rPr>
        <w:rFonts w:ascii="Wingdings" w:hAnsi="Wingdings" w:hint="default"/>
      </w:rPr>
    </w:lvl>
  </w:abstractNum>
  <w:abstractNum w:abstractNumId="5" w15:restartNumberingAfterBreak="0">
    <w:nsid w:val="12B02D22"/>
    <w:multiLevelType w:val="hybridMultilevel"/>
    <w:tmpl w:val="B5F8934C"/>
    <w:lvl w:ilvl="0" w:tplc="447259D8">
      <w:start w:val="1"/>
      <w:numFmt w:val="decimal"/>
      <w:lvlText w:val="%1."/>
      <w:lvlJc w:val="left"/>
      <w:pPr>
        <w:ind w:left="720" w:hanging="360"/>
      </w:pPr>
    </w:lvl>
    <w:lvl w:ilvl="1" w:tplc="3C26F112">
      <w:start w:val="1"/>
      <w:numFmt w:val="lowerLetter"/>
      <w:lvlText w:val="%2."/>
      <w:lvlJc w:val="left"/>
      <w:pPr>
        <w:ind w:left="1440" w:hanging="360"/>
      </w:pPr>
    </w:lvl>
    <w:lvl w:ilvl="2" w:tplc="C95C8408">
      <w:start w:val="1"/>
      <w:numFmt w:val="lowerRoman"/>
      <w:lvlText w:val="%3."/>
      <w:lvlJc w:val="right"/>
      <w:pPr>
        <w:ind w:left="2160" w:hanging="180"/>
      </w:pPr>
    </w:lvl>
    <w:lvl w:ilvl="3" w:tplc="C4DA533A">
      <w:start w:val="1"/>
      <w:numFmt w:val="decimal"/>
      <w:lvlText w:val="%4."/>
      <w:lvlJc w:val="left"/>
      <w:pPr>
        <w:ind w:left="2880" w:hanging="360"/>
      </w:pPr>
    </w:lvl>
    <w:lvl w:ilvl="4" w:tplc="2E0246C6">
      <w:start w:val="1"/>
      <w:numFmt w:val="lowerLetter"/>
      <w:lvlText w:val="%5."/>
      <w:lvlJc w:val="left"/>
      <w:pPr>
        <w:ind w:left="3600" w:hanging="360"/>
      </w:pPr>
    </w:lvl>
    <w:lvl w:ilvl="5" w:tplc="890AE856">
      <w:start w:val="1"/>
      <w:numFmt w:val="lowerRoman"/>
      <w:lvlText w:val="%6."/>
      <w:lvlJc w:val="right"/>
      <w:pPr>
        <w:ind w:left="4320" w:hanging="180"/>
      </w:pPr>
    </w:lvl>
    <w:lvl w:ilvl="6" w:tplc="BC34B310">
      <w:start w:val="1"/>
      <w:numFmt w:val="decimal"/>
      <w:lvlText w:val="%7."/>
      <w:lvlJc w:val="left"/>
      <w:pPr>
        <w:ind w:left="5040" w:hanging="360"/>
      </w:pPr>
    </w:lvl>
    <w:lvl w:ilvl="7" w:tplc="0BB8F7FE">
      <w:start w:val="1"/>
      <w:numFmt w:val="lowerLetter"/>
      <w:lvlText w:val="%8."/>
      <w:lvlJc w:val="left"/>
      <w:pPr>
        <w:ind w:left="5760" w:hanging="360"/>
      </w:pPr>
    </w:lvl>
    <w:lvl w:ilvl="8" w:tplc="6F101720">
      <w:start w:val="1"/>
      <w:numFmt w:val="lowerRoman"/>
      <w:lvlText w:val="%9."/>
      <w:lvlJc w:val="right"/>
      <w:pPr>
        <w:ind w:left="6480" w:hanging="180"/>
      </w:pPr>
    </w:lvl>
  </w:abstractNum>
  <w:abstractNum w:abstractNumId="6" w15:restartNumberingAfterBreak="0">
    <w:nsid w:val="15FA37FA"/>
    <w:multiLevelType w:val="hybridMultilevel"/>
    <w:tmpl w:val="3FAC0A74"/>
    <w:lvl w:ilvl="0" w:tplc="6A20D064">
      <w:start w:val="1"/>
      <w:numFmt w:val="decimal"/>
      <w:lvlText w:val="%1)"/>
      <w:lvlJc w:val="left"/>
      <w:pPr>
        <w:ind w:left="720" w:hanging="360"/>
      </w:pPr>
    </w:lvl>
    <w:lvl w:ilvl="1" w:tplc="068C8FF0">
      <w:start w:val="1"/>
      <w:numFmt w:val="lowerLetter"/>
      <w:lvlText w:val="%2."/>
      <w:lvlJc w:val="left"/>
      <w:pPr>
        <w:ind w:left="1440" w:hanging="360"/>
      </w:pPr>
    </w:lvl>
    <w:lvl w:ilvl="2" w:tplc="67DAAB4A">
      <w:start w:val="1"/>
      <w:numFmt w:val="lowerRoman"/>
      <w:lvlText w:val="%3."/>
      <w:lvlJc w:val="right"/>
      <w:pPr>
        <w:ind w:left="2160" w:hanging="180"/>
      </w:pPr>
    </w:lvl>
    <w:lvl w:ilvl="3" w:tplc="E4B46E84">
      <w:start w:val="1"/>
      <w:numFmt w:val="decimal"/>
      <w:lvlText w:val="%4."/>
      <w:lvlJc w:val="left"/>
      <w:pPr>
        <w:ind w:left="2880" w:hanging="360"/>
      </w:pPr>
    </w:lvl>
    <w:lvl w:ilvl="4" w:tplc="4A68F1DA">
      <w:start w:val="1"/>
      <w:numFmt w:val="lowerLetter"/>
      <w:lvlText w:val="%5."/>
      <w:lvlJc w:val="left"/>
      <w:pPr>
        <w:ind w:left="3600" w:hanging="360"/>
      </w:pPr>
    </w:lvl>
    <w:lvl w:ilvl="5" w:tplc="C718931A">
      <w:start w:val="1"/>
      <w:numFmt w:val="lowerRoman"/>
      <w:lvlText w:val="%6."/>
      <w:lvlJc w:val="right"/>
      <w:pPr>
        <w:ind w:left="4320" w:hanging="180"/>
      </w:pPr>
    </w:lvl>
    <w:lvl w:ilvl="6" w:tplc="F378E990">
      <w:start w:val="1"/>
      <w:numFmt w:val="decimal"/>
      <w:lvlText w:val="%7."/>
      <w:lvlJc w:val="left"/>
      <w:pPr>
        <w:ind w:left="5040" w:hanging="360"/>
      </w:pPr>
    </w:lvl>
    <w:lvl w:ilvl="7" w:tplc="B56A2CC6">
      <w:start w:val="1"/>
      <w:numFmt w:val="lowerLetter"/>
      <w:lvlText w:val="%8."/>
      <w:lvlJc w:val="left"/>
      <w:pPr>
        <w:ind w:left="5760" w:hanging="360"/>
      </w:pPr>
    </w:lvl>
    <w:lvl w:ilvl="8" w:tplc="1D4413E0">
      <w:start w:val="1"/>
      <w:numFmt w:val="lowerRoman"/>
      <w:lvlText w:val="%9."/>
      <w:lvlJc w:val="right"/>
      <w:pPr>
        <w:ind w:left="6480" w:hanging="180"/>
      </w:pPr>
    </w:lvl>
  </w:abstractNum>
  <w:abstractNum w:abstractNumId="7" w15:restartNumberingAfterBreak="0">
    <w:nsid w:val="1C83CC91"/>
    <w:multiLevelType w:val="hybridMultilevel"/>
    <w:tmpl w:val="9F2CF78E"/>
    <w:lvl w:ilvl="0" w:tplc="C6704E2E">
      <w:start w:val="1"/>
      <w:numFmt w:val="bullet"/>
      <w:lvlText w:val="-"/>
      <w:lvlJc w:val="left"/>
      <w:pPr>
        <w:ind w:left="720" w:hanging="360"/>
      </w:pPr>
      <w:rPr>
        <w:rFonts w:ascii="Aptos" w:hAnsi="Aptos" w:hint="default"/>
      </w:rPr>
    </w:lvl>
    <w:lvl w:ilvl="1" w:tplc="9DF65CE0">
      <w:start w:val="1"/>
      <w:numFmt w:val="bullet"/>
      <w:lvlText w:val="o"/>
      <w:lvlJc w:val="left"/>
      <w:pPr>
        <w:ind w:left="1440" w:hanging="360"/>
      </w:pPr>
      <w:rPr>
        <w:rFonts w:ascii="Courier New" w:hAnsi="Courier New" w:hint="default"/>
      </w:rPr>
    </w:lvl>
    <w:lvl w:ilvl="2" w:tplc="6DF0E838">
      <w:start w:val="1"/>
      <w:numFmt w:val="bullet"/>
      <w:lvlText w:val=""/>
      <w:lvlJc w:val="left"/>
      <w:pPr>
        <w:ind w:left="2160" w:hanging="360"/>
      </w:pPr>
      <w:rPr>
        <w:rFonts w:ascii="Wingdings" w:hAnsi="Wingdings" w:hint="default"/>
      </w:rPr>
    </w:lvl>
    <w:lvl w:ilvl="3" w:tplc="36F49B86">
      <w:start w:val="1"/>
      <w:numFmt w:val="bullet"/>
      <w:lvlText w:val=""/>
      <w:lvlJc w:val="left"/>
      <w:pPr>
        <w:ind w:left="2880" w:hanging="360"/>
      </w:pPr>
      <w:rPr>
        <w:rFonts w:ascii="Symbol" w:hAnsi="Symbol" w:hint="default"/>
      </w:rPr>
    </w:lvl>
    <w:lvl w:ilvl="4" w:tplc="DFF20B58">
      <w:start w:val="1"/>
      <w:numFmt w:val="bullet"/>
      <w:lvlText w:val="o"/>
      <w:lvlJc w:val="left"/>
      <w:pPr>
        <w:ind w:left="3600" w:hanging="360"/>
      </w:pPr>
      <w:rPr>
        <w:rFonts w:ascii="Courier New" w:hAnsi="Courier New" w:hint="default"/>
      </w:rPr>
    </w:lvl>
    <w:lvl w:ilvl="5" w:tplc="819E1026">
      <w:start w:val="1"/>
      <w:numFmt w:val="bullet"/>
      <w:lvlText w:val=""/>
      <w:lvlJc w:val="left"/>
      <w:pPr>
        <w:ind w:left="4320" w:hanging="360"/>
      </w:pPr>
      <w:rPr>
        <w:rFonts w:ascii="Wingdings" w:hAnsi="Wingdings" w:hint="default"/>
      </w:rPr>
    </w:lvl>
    <w:lvl w:ilvl="6" w:tplc="F410953E">
      <w:start w:val="1"/>
      <w:numFmt w:val="bullet"/>
      <w:lvlText w:val=""/>
      <w:lvlJc w:val="left"/>
      <w:pPr>
        <w:ind w:left="5040" w:hanging="360"/>
      </w:pPr>
      <w:rPr>
        <w:rFonts w:ascii="Symbol" w:hAnsi="Symbol" w:hint="default"/>
      </w:rPr>
    </w:lvl>
    <w:lvl w:ilvl="7" w:tplc="F0965E80">
      <w:start w:val="1"/>
      <w:numFmt w:val="bullet"/>
      <w:lvlText w:val="o"/>
      <w:lvlJc w:val="left"/>
      <w:pPr>
        <w:ind w:left="5760" w:hanging="360"/>
      </w:pPr>
      <w:rPr>
        <w:rFonts w:ascii="Courier New" w:hAnsi="Courier New" w:hint="default"/>
      </w:rPr>
    </w:lvl>
    <w:lvl w:ilvl="8" w:tplc="E280D490">
      <w:start w:val="1"/>
      <w:numFmt w:val="bullet"/>
      <w:lvlText w:val=""/>
      <w:lvlJc w:val="left"/>
      <w:pPr>
        <w:ind w:left="6480" w:hanging="360"/>
      </w:pPr>
      <w:rPr>
        <w:rFonts w:ascii="Wingdings" w:hAnsi="Wingdings" w:hint="default"/>
      </w:rPr>
    </w:lvl>
  </w:abstractNum>
  <w:abstractNum w:abstractNumId="8" w15:restartNumberingAfterBreak="0">
    <w:nsid w:val="1DE16E0C"/>
    <w:multiLevelType w:val="hybridMultilevel"/>
    <w:tmpl w:val="3E8E2D44"/>
    <w:lvl w:ilvl="0" w:tplc="29BA3764">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EF9A398"/>
    <w:multiLevelType w:val="hybridMultilevel"/>
    <w:tmpl w:val="44FE53EC"/>
    <w:lvl w:ilvl="0" w:tplc="FC2A76D2">
      <w:start w:val="1"/>
      <w:numFmt w:val="decimal"/>
      <w:lvlText w:val="%1."/>
      <w:lvlJc w:val="left"/>
      <w:pPr>
        <w:ind w:left="720" w:hanging="360"/>
      </w:pPr>
    </w:lvl>
    <w:lvl w:ilvl="1" w:tplc="E9CAA10E">
      <w:start w:val="1"/>
      <w:numFmt w:val="decimal"/>
      <w:lvlText w:val="%2.5"/>
      <w:lvlJc w:val="left"/>
      <w:pPr>
        <w:ind w:left="1440" w:hanging="360"/>
      </w:pPr>
    </w:lvl>
    <w:lvl w:ilvl="2" w:tplc="14CE779E">
      <w:start w:val="1"/>
      <w:numFmt w:val="lowerRoman"/>
      <w:lvlText w:val="%3."/>
      <w:lvlJc w:val="right"/>
      <w:pPr>
        <w:ind w:left="2160" w:hanging="180"/>
      </w:pPr>
    </w:lvl>
    <w:lvl w:ilvl="3" w:tplc="5B94B664">
      <w:start w:val="1"/>
      <w:numFmt w:val="decimal"/>
      <w:lvlText w:val="%4."/>
      <w:lvlJc w:val="left"/>
      <w:pPr>
        <w:ind w:left="2880" w:hanging="360"/>
      </w:pPr>
    </w:lvl>
    <w:lvl w:ilvl="4" w:tplc="9E18A510">
      <w:start w:val="1"/>
      <w:numFmt w:val="lowerLetter"/>
      <w:lvlText w:val="%5."/>
      <w:lvlJc w:val="left"/>
      <w:pPr>
        <w:ind w:left="3600" w:hanging="360"/>
      </w:pPr>
    </w:lvl>
    <w:lvl w:ilvl="5" w:tplc="FD8EF302">
      <w:start w:val="1"/>
      <w:numFmt w:val="lowerRoman"/>
      <w:lvlText w:val="%6."/>
      <w:lvlJc w:val="right"/>
      <w:pPr>
        <w:ind w:left="4320" w:hanging="180"/>
      </w:pPr>
    </w:lvl>
    <w:lvl w:ilvl="6" w:tplc="2E001CA0">
      <w:start w:val="1"/>
      <w:numFmt w:val="decimal"/>
      <w:lvlText w:val="%7."/>
      <w:lvlJc w:val="left"/>
      <w:pPr>
        <w:ind w:left="5040" w:hanging="360"/>
      </w:pPr>
    </w:lvl>
    <w:lvl w:ilvl="7" w:tplc="9A543634">
      <w:start w:val="1"/>
      <w:numFmt w:val="lowerLetter"/>
      <w:lvlText w:val="%8."/>
      <w:lvlJc w:val="left"/>
      <w:pPr>
        <w:ind w:left="5760" w:hanging="360"/>
      </w:pPr>
    </w:lvl>
    <w:lvl w:ilvl="8" w:tplc="F43648D4">
      <w:start w:val="1"/>
      <w:numFmt w:val="lowerRoman"/>
      <w:lvlText w:val="%9."/>
      <w:lvlJc w:val="right"/>
      <w:pPr>
        <w:ind w:left="6480" w:hanging="180"/>
      </w:pPr>
    </w:lvl>
  </w:abstractNum>
  <w:abstractNum w:abstractNumId="10" w15:restartNumberingAfterBreak="0">
    <w:nsid w:val="22D0EE0E"/>
    <w:multiLevelType w:val="hybridMultilevel"/>
    <w:tmpl w:val="7BFCFCA4"/>
    <w:lvl w:ilvl="0" w:tplc="D7A8F238">
      <w:start w:val="1"/>
      <w:numFmt w:val="bullet"/>
      <w:lvlText w:val="-"/>
      <w:lvlJc w:val="left"/>
      <w:pPr>
        <w:ind w:left="720" w:hanging="360"/>
      </w:pPr>
      <w:rPr>
        <w:rFonts w:ascii="Calibri" w:hAnsi="Calibri" w:hint="default"/>
      </w:rPr>
    </w:lvl>
    <w:lvl w:ilvl="1" w:tplc="E3CA5E2E">
      <w:start w:val="1"/>
      <w:numFmt w:val="bullet"/>
      <w:lvlText w:val="o"/>
      <w:lvlJc w:val="left"/>
      <w:pPr>
        <w:ind w:left="1440" w:hanging="360"/>
      </w:pPr>
      <w:rPr>
        <w:rFonts w:ascii="Courier New" w:hAnsi="Courier New" w:hint="default"/>
      </w:rPr>
    </w:lvl>
    <w:lvl w:ilvl="2" w:tplc="988A7F84">
      <w:start w:val="1"/>
      <w:numFmt w:val="bullet"/>
      <w:lvlText w:val=""/>
      <w:lvlJc w:val="left"/>
      <w:pPr>
        <w:ind w:left="2160" w:hanging="360"/>
      </w:pPr>
      <w:rPr>
        <w:rFonts w:ascii="Wingdings" w:hAnsi="Wingdings" w:hint="default"/>
      </w:rPr>
    </w:lvl>
    <w:lvl w:ilvl="3" w:tplc="7B6C74BA">
      <w:start w:val="1"/>
      <w:numFmt w:val="bullet"/>
      <w:lvlText w:val=""/>
      <w:lvlJc w:val="left"/>
      <w:pPr>
        <w:ind w:left="2880" w:hanging="360"/>
      </w:pPr>
      <w:rPr>
        <w:rFonts w:ascii="Symbol" w:hAnsi="Symbol" w:hint="default"/>
      </w:rPr>
    </w:lvl>
    <w:lvl w:ilvl="4" w:tplc="68364492">
      <w:start w:val="1"/>
      <w:numFmt w:val="bullet"/>
      <w:lvlText w:val="o"/>
      <w:lvlJc w:val="left"/>
      <w:pPr>
        <w:ind w:left="3600" w:hanging="360"/>
      </w:pPr>
      <w:rPr>
        <w:rFonts w:ascii="Courier New" w:hAnsi="Courier New" w:hint="default"/>
      </w:rPr>
    </w:lvl>
    <w:lvl w:ilvl="5" w:tplc="E28484D6">
      <w:start w:val="1"/>
      <w:numFmt w:val="bullet"/>
      <w:lvlText w:val=""/>
      <w:lvlJc w:val="left"/>
      <w:pPr>
        <w:ind w:left="4320" w:hanging="360"/>
      </w:pPr>
      <w:rPr>
        <w:rFonts w:ascii="Wingdings" w:hAnsi="Wingdings" w:hint="default"/>
      </w:rPr>
    </w:lvl>
    <w:lvl w:ilvl="6" w:tplc="9ACAE7B2">
      <w:start w:val="1"/>
      <w:numFmt w:val="bullet"/>
      <w:lvlText w:val=""/>
      <w:lvlJc w:val="left"/>
      <w:pPr>
        <w:ind w:left="5040" w:hanging="360"/>
      </w:pPr>
      <w:rPr>
        <w:rFonts w:ascii="Symbol" w:hAnsi="Symbol" w:hint="default"/>
      </w:rPr>
    </w:lvl>
    <w:lvl w:ilvl="7" w:tplc="5B1CDC08">
      <w:start w:val="1"/>
      <w:numFmt w:val="bullet"/>
      <w:lvlText w:val="o"/>
      <w:lvlJc w:val="left"/>
      <w:pPr>
        <w:ind w:left="5760" w:hanging="360"/>
      </w:pPr>
      <w:rPr>
        <w:rFonts w:ascii="Courier New" w:hAnsi="Courier New" w:hint="default"/>
      </w:rPr>
    </w:lvl>
    <w:lvl w:ilvl="8" w:tplc="BF942AE4">
      <w:start w:val="1"/>
      <w:numFmt w:val="bullet"/>
      <w:lvlText w:val=""/>
      <w:lvlJc w:val="left"/>
      <w:pPr>
        <w:ind w:left="6480" w:hanging="360"/>
      </w:pPr>
      <w:rPr>
        <w:rFonts w:ascii="Wingdings" w:hAnsi="Wingdings" w:hint="default"/>
      </w:rPr>
    </w:lvl>
  </w:abstractNum>
  <w:abstractNum w:abstractNumId="11" w15:restartNumberingAfterBreak="0">
    <w:nsid w:val="30E8848D"/>
    <w:multiLevelType w:val="hybridMultilevel"/>
    <w:tmpl w:val="041294A2"/>
    <w:lvl w:ilvl="0" w:tplc="8284A5B8">
      <w:start w:val="1"/>
      <w:numFmt w:val="bullet"/>
      <w:lvlText w:val="-"/>
      <w:lvlJc w:val="left"/>
      <w:pPr>
        <w:ind w:left="720" w:hanging="360"/>
      </w:pPr>
      <w:rPr>
        <w:rFonts w:ascii="Calibri" w:hAnsi="Calibri" w:hint="default"/>
      </w:rPr>
    </w:lvl>
    <w:lvl w:ilvl="1" w:tplc="F7EEFF12">
      <w:start w:val="1"/>
      <w:numFmt w:val="bullet"/>
      <w:lvlText w:val="o"/>
      <w:lvlJc w:val="left"/>
      <w:pPr>
        <w:ind w:left="1440" w:hanging="360"/>
      </w:pPr>
      <w:rPr>
        <w:rFonts w:ascii="Courier New" w:hAnsi="Courier New" w:hint="default"/>
      </w:rPr>
    </w:lvl>
    <w:lvl w:ilvl="2" w:tplc="F17A53EE">
      <w:start w:val="1"/>
      <w:numFmt w:val="bullet"/>
      <w:lvlText w:val=""/>
      <w:lvlJc w:val="left"/>
      <w:pPr>
        <w:ind w:left="2160" w:hanging="360"/>
      </w:pPr>
      <w:rPr>
        <w:rFonts w:ascii="Wingdings" w:hAnsi="Wingdings" w:hint="default"/>
      </w:rPr>
    </w:lvl>
    <w:lvl w:ilvl="3" w:tplc="5E7C267C">
      <w:start w:val="1"/>
      <w:numFmt w:val="bullet"/>
      <w:lvlText w:val=""/>
      <w:lvlJc w:val="left"/>
      <w:pPr>
        <w:ind w:left="2880" w:hanging="360"/>
      </w:pPr>
      <w:rPr>
        <w:rFonts w:ascii="Symbol" w:hAnsi="Symbol" w:hint="default"/>
      </w:rPr>
    </w:lvl>
    <w:lvl w:ilvl="4" w:tplc="BEAA2AC2">
      <w:start w:val="1"/>
      <w:numFmt w:val="bullet"/>
      <w:lvlText w:val="o"/>
      <w:lvlJc w:val="left"/>
      <w:pPr>
        <w:ind w:left="3600" w:hanging="360"/>
      </w:pPr>
      <w:rPr>
        <w:rFonts w:ascii="Courier New" w:hAnsi="Courier New" w:hint="default"/>
      </w:rPr>
    </w:lvl>
    <w:lvl w:ilvl="5" w:tplc="D79066EA">
      <w:start w:val="1"/>
      <w:numFmt w:val="bullet"/>
      <w:lvlText w:val=""/>
      <w:lvlJc w:val="left"/>
      <w:pPr>
        <w:ind w:left="4320" w:hanging="360"/>
      </w:pPr>
      <w:rPr>
        <w:rFonts w:ascii="Wingdings" w:hAnsi="Wingdings" w:hint="default"/>
      </w:rPr>
    </w:lvl>
    <w:lvl w:ilvl="6" w:tplc="8E04A784">
      <w:start w:val="1"/>
      <w:numFmt w:val="bullet"/>
      <w:lvlText w:val=""/>
      <w:lvlJc w:val="left"/>
      <w:pPr>
        <w:ind w:left="5040" w:hanging="360"/>
      </w:pPr>
      <w:rPr>
        <w:rFonts w:ascii="Symbol" w:hAnsi="Symbol" w:hint="default"/>
      </w:rPr>
    </w:lvl>
    <w:lvl w:ilvl="7" w:tplc="1A86EB54">
      <w:start w:val="1"/>
      <w:numFmt w:val="bullet"/>
      <w:lvlText w:val="o"/>
      <w:lvlJc w:val="left"/>
      <w:pPr>
        <w:ind w:left="5760" w:hanging="360"/>
      </w:pPr>
      <w:rPr>
        <w:rFonts w:ascii="Courier New" w:hAnsi="Courier New" w:hint="default"/>
      </w:rPr>
    </w:lvl>
    <w:lvl w:ilvl="8" w:tplc="9B98BE86">
      <w:start w:val="1"/>
      <w:numFmt w:val="bullet"/>
      <w:lvlText w:val=""/>
      <w:lvlJc w:val="left"/>
      <w:pPr>
        <w:ind w:left="6480" w:hanging="360"/>
      </w:pPr>
      <w:rPr>
        <w:rFonts w:ascii="Wingdings" w:hAnsi="Wingdings" w:hint="default"/>
      </w:rPr>
    </w:lvl>
  </w:abstractNum>
  <w:abstractNum w:abstractNumId="12" w15:restartNumberingAfterBreak="0">
    <w:nsid w:val="343407C8"/>
    <w:multiLevelType w:val="hybridMultilevel"/>
    <w:tmpl w:val="5E149A92"/>
    <w:lvl w:ilvl="0" w:tplc="6F0A56DC">
      <w:start w:val="1"/>
      <w:numFmt w:val="bullet"/>
      <w:lvlText w:val="-"/>
      <w:lvlJc w:val="left"/>
      <w:pPr>
        <w:ind w:left="720" w:hanging="360"/>
      </w:pPr>
      <w:rPr>
        <w:rFonts w:ascii="Calibri" w:hAnsi="Calibri" w:hint="default"/>
      </w:rPr>
    </w:lvl>
    <w:lvl w:ilvl="1" w:tplc="D18C7454">
      <w:start w:val="1"/>
      <w:numFmt w:val="bullet"/>
      <w:lvlText w:val="o"/>
      <w:lvlJc w:val="left"/>
      <w:pPr>
        <w:ind w:left="1440" w:hanging="360"/>
      </w:pPr>
      <w:rPr>
        <w:rFonts w:ascii="Courier New" w:hAnsi="Courier New" w:hint="default"/>
      </w:rPr>
    </w:lvl>
    <w:lvl w:ilvl="2" w:tplc="2910CAEC">
      <w:start w:val="1"/>
      <w:numFmt w:val="bullet"/>
      <w:lvlText w:val=""/>
      <w:lvlJc w:val="left"/>
      <w:pPr>
        <w:ind w:left="2160" w:hanging="360"/>
      </w:pPr>
      <w:rPr>
        <w:rFonts w:ascii="Wingdings" w:hAnsi="Wingdings" w:hint="default"/>
      </w:rPr>
    </w:lvl>
    <w:lvl w:ilvl="3" w:tplc="7C9AC764">
      <w:start w:val="1"/>
      <w:numFmt w:val="bullet"/>
      <w:lvlText w:val=""/>
      <w:lvlJc w:val="left"/>
      <w:pPr>
        <w:ind w:left="2880" w:hanging="360"/>
      </w:pPr>
      <w:rPr>
        <w:rFonts w:ascii="Symbol" w:hAnsi="Symbol" w:hint="default"/>
      </w:rPr>
    </w:lvl>
    <w:lvl w:ilvl="4" w:tplc="F1F2670A">
      <w:start w:val="1"/>
      <w:numFmt w:val="bullet"/>
      <w:lvlText w:val="o"/>
      <w:lvlJc w:val="left"/>
      <w:pPr>
        <w:ind w:left="3600" w:hanging="360"/>
      </w:pPr>
      <w:rPr>
        <w:rFonts w:ascii="Courier New" w:hAnsi="Courier New" w:hint="default"/>
      </w:rPr>
    </w:lvl>
    <w:lvl w:ilvl="5" w:tplc="4D80B5A4">
      <w:start w:val="1"/>
      <w:numFmt w:val="bullet"/>
      <w:lvlText w:val=""/>
      <w:lvlJc w:val="left"/>
      <w:pPr>
        <w:ind w:left="4320" w:hanging="360"/>
      </w:pPr>
      <w:rPr>
        <w:rFonts w:ascii="Wingdings" w:hAnsi="Wingdings" w:hint="default"/>
      </w:rPr>
    </w:lvl>
    <w:lvl w:ilvl="6" w:tplc="D1F431CE">
      <w:start w:val="1"/>
      <w:numFmt w:val="bullet"/>
      <w:lvlText w:val=""/>
      <w:lvlJc w:val="left"/>
      <w:pPr>
        <w:ind w:left="5040" w:hanging="360"/>
      </w:pPr>
      <w:rPr>
        <w:rFonts w:ascii="Symbol" w:hAnsi="Symbol" w:hint="default"/>
      </w:rPr>
    </w:lvl>
    <w:lvl w:ilvl="7" w:tplc="09F68C68">
      <w:start w:val="1"/>
      <w:numFmt w:val="bullet"/>
      <w:lvlText w:val="o"/>
      <w:lvlJc w:val="left"/>
      <w:pPr>
        <w:ind w:left="5760" w:hanging="360"/>
      </w:pPr>
      <w:rPr>
        <w:rFonts w:ascii="Courier New" w:hAnsi="Courier New" w:hint="default"/>
      </w:rPr>
    </w:lvl>
    <w:lvl w:ilvl="8" w:tplc="EE7ED940">
      <w:start w:val="1"/>
      <w:numFmt w:val="bullet"/>
      <w:lvlText w:val=""/>
      <w:lvlJc w:val="left"/>
      <w:pPr>
        <w:ind w:left="6480" w:hanging="360"/>
      </w:pPr>
      <w:rPr>
        <w:rFonts w:ascii="Wingdings" w:hAnsi="Wingdings" w:hint="default"/>
      </w:rPr>
    </w:lvl>
  </w:abstractNum>
  <w:abstractNum w:abstractNumId="13" w15:restartNumberingAfterBreak="0">
    <w:nsid w:val="35AC3EC6"/>
    <w:multiLevelType w:val="hybridMultilevel"/>
    <w:tmpl w:val="CEBEE196"/>
    <w:lvl w:ilvl="0" w:tplc="8284A5B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B2C077"/>
    <w:multiLevelType w:val="hybridMultilevel"/>
    <w:tmpl w:val="2B66471C"/>
    <w:lvl w:ilvl="0" w:tplc="92CAD5C6">
      <w:start w:val="1"/>
      <w:numFmt w:val="bullet"/>
      <w:lvlText w:val="-"/>
      <w:lvlJc w:val="left"/>
      <w:pPr>
        <w:ind w:left="720" w:hanging="360"/>
      </w:pPr>
      <w:rPr>
        <w:rFonts w:ascii="Aptos" w:hAnsi="Aptos" w:hint="default"/>
      </w:rPr>
    </w:lvl>
    <w:lvl w:ilvl="1" w:tplc="C298F8EA">
      <w:start w:val="1"/>
      <w:numFmt w:val="bullet"/>
      <w:lvlText w:val="o"/>
      <w:lvlJc w:val="left"/>
      <w:pPr>
        <w:ind w:left="1440" w:hanging="360"/>
      </w:pPr>
      <w:rPr>
        <w:rFonts w:ascii="Courier New" w:hAnsi="Courier New" w:hint="default"/>
      </w:rPr>
    </w:lvl>
    <w:lvl w:ilvl="2" w:tplc="C0A87824">
      <w:start w:val="1"/>
      <w:numFmt w:val="bullet"/>
      <w:lvlText w:val=""/>
      <w:lvlJc w:val="left"/>
      <w:pPr>
        <w:ind w:left="2160" w:hanging="360"/>
      </w:pPr>
      <w:rPr>
        <w:rFonts w:ascii="Wingdings" w:hAnsi="Wingdings" w:hint="default"/>
      </w:rPr>
    </w:lvl>
    <w:lvl w:ilvl="3" w:tplc="839EDA42">
      <w:start w:val="1"/>
      <w:numFmt w:val="bullet"/>
      <w:lvlText w:val=""/>
      <w:lvlJc w:val="left"/>
      <w:pPr>
        <w:ind w:left="2880" w:hanging="360"/>
      </w:pPr>
      <w:rPr>
        <w:rFonts w:ascii="Symbol" w:hAnsi="Symbol" w:hint="default"/>
      </w:rPr>
    </w:lvl>
    <w:lvl w:ilvl="4" w:tplc="AAE4590A">
      <w:start w:val="1"/>
      <w:numFmt w:val="bullet"/>
      <w:lvlText w:val="o"/>
      <w:lvlJc w:val="left"/>
      <w:pPr>
        <w:ind w:left="3600" w:hanging="360"/>
      </w:pPr>
      <w:rPr>
        <w:rFonts w:ascii="Courier New" w:hAnsi="Courier New" w:hint="default"/>
      </w:rPr>
    </w:lvl>
    <w:lvl w:ilvl="5" w:tplc="5E765698">
      <w:start w:val="1"/>
      <w:numFmt w:val="bullet"/>
      <w:lvlText w:val=""/>
      <w:lvlJc w:val="left"/>
      <w:pPr>
        <w:ind w:left="4320" w:hanging="360"/>
      </w:pPr>
      <w:rPr>
        <w:rFonts w:ascii="Wingdings" w:hAnsi="Wingdings" w:hint="default"/>
      </w:rPr>
    </w:lvl>
    <w:lvl w:ilvl="6" w:tplc="651C7C16">
      <w:start w:val="1"/>
      <w:numFmt w:val="bullet"/>
      <w:lvlText w:val=""/>
      <w:lvlJc w:val="left"/>
      <w:pPr>
        <w:ind w:left="5040" w:hanging="360"/>
      </w:pPr>
      <w:rPr>
        <w:rFonts w:ascii="Symbol" w:hAnsi="Symbol" w:hint="default"/>
      </w:rPr>
    </w:lvl>
    <w:lvl w:ilvl="7" w:tplc="D45C8198">
      <w:start w:val="1"/>
      <w:numFmt w:val="bullet"/>
      <w:lvlText w:val="o"/>
      <w:lvlJc w:val="left"/>
      <w:pPr>
        <w:ind w:left="5760" w:hanging="360"/>
      </w:pPr>
      <w:rPr>
        <w:rFonts w:ascii="Courier New" w:hAnsi="Courier New" w:hint="default"/>
      </w:rPr>
    </w:lvl>
    <w:lvl w:ilvl="8" w:tplc="17B01EC2">
      <w:start w:val="1"/>
      <w:numFmt w:val="bullet"/>
      <w:lvlText w:val=""/>
      <w:lvlJc w:val="left"/>
      <w:pPr>
        <w:ind w:left="6480" w:hanging="360"/>
      </w:pPr>
      <w:rPr>
        <w:rFonts w:ascii="Wingdings" w:hAnsi="Wingdings" w:hint="default"/>
      </w:rPr>
    </w:lvl>
  </w:abstractNum>
  <w:abstractNum w:abstractNumId="15" w15:restartNumberingAfterBreak="0">
    <w:nsid w:val="37C74E4D"/>
    <w:multiLevelType w:val="hybridMultilevel"/>
    <w:tmpl w:val="36BADC32"/>
    <w:lvl w:ilvl="0" w:tplc="F9667A06">
      <w:start w:val="1"/>
      <w:numFmt w:val="bullet"/>
      <w:lvlText w:val="-"/>
      <w:lvlJc w:val="left"/>
      <w:pPr>
        <w:ind w:left="720" w:hanging="360"/>
      </w:pPr>
      <w:rPr>
        <w:rFonts w:ascii="Calibri" w:hAnsi="Calibri" w:hint="default"/>
      </w:rPr>
    </w:lvl>
    <w:lvl w:ilvl="1" w:tplc="A59A8312">
      <w:start w:val="1"/>
      <w:numFmt w:val="bullet"/>
      <w:lvlText w:val="o"/>
      <w:lvlJc w:val="left"/>
      <w:pPr>
        <w:ind w:left="1440" w:hanging="360"/>
      </w:pPr>
      <w:rPr>
        <w:rFonts w:ascii="Courier New" w:hAnsi="Courier New" w:hint="default"/>
      </w:rPr>
    </w:lvl>
    <w:lvl w:ilvl="2" w:tplc="DD36F166">
      <w:start w:val="1"/>
      <w:numFmt w:val="bullet"/>
      <w:lvlText w:val=""/>
      <w:lvlJc w:val="left"/>
      <w:pPr>
        <w:ind w:left="2160" w:hanging="360"/>
      </w:pPr>
      <w:rPr>
        <w:rFonts w:ascii="Wingdings" w:hAnsi="Wingdings" w:hint="default"/>
      </w:rPr>
    </w:lvl>
    <w:lvl w:ilvl="3" w:tplc="5EC87B3A">
      <w:start w:val="1"/>
      <w:numFmt w:val="bullet"/>
      <w:lvlText w:val=""/>
      <w:lvlJc w:val="left"/>
      <w:pPr>
        <w:ind w:left="2880" w:hanging="360"/>
      </w:pPr>
      <w:rPr>
        <w:rFonts w:ascii="Symbol" w:hAnsi="Symbol" w:hint="default"/>
      </w:rPr>
    </w:lvl>
    <w:lvl w:ilvl="4" w:tplc="EC2E66D0">
      <w:start w:val="1"/>
      <w:numFmt w:val="bullet"/>
      <w:lvlText w:val="o"/>
      <w:lvlJc w:val="left"/>
      <w:pPr>
        <w:ind w:left="3600" w:hanging="360"/>
      </w:pPr>
      <w:rPr>
        <w:rFonts w:ascii="Courier New" w:hAnsi="Courier New" w:hint="default"/>
      </w:rPr>
    </w:lvl>
    <w:lvl w:ilvl="5" w:tplc="9740EF74">
      <w:start w:val="1"/>
      <w:numFmt w:val="bullet"/>
      <w:lvlText w:val=""/>
      <w:lvlJc w:val="left"/>
      <w:pPr>
        <w:ind w:left="4320" w:hanging="360"/>
      </w:pPr>
      <w:rPr>
        <w:rFonts w:ascii="Wingdings" w:hAnsi="Wingdings" w:hint="default"/>
      </w:rPr>
    </w:lvl>
    <w:lvl w:ilvl="6" w:tplc="E9700C8E">
      <w:start w:val="1"/>
      <w:numFmt w:val="bullet"/>
      <w:lvlText w:val=""/>
      <w:lvlJc w:val="left"/>
      <w:pPr>
        <w:ind w:left="5040" w:hanging="360"/>
      </w:pPr>
      <w:rPr>
        <w:rFonts w:ascii="Symbol" w:hAnsi="Symbol" w:hint="default"/>
      </w:rPr>
    </w:lvl>
    <w:lvl w:ilvl="7" w:tplc="ED2C39C0">
      <w:start w:val="1"/>
      <w:numFmt w:val="bullet"/>
      <w:lvlText w:val="o"/>
      <w:lvlJc w:val="left"/>
      <w:pPr>
        <w:ind w:left="5760" w:hanging="360"/>
      </w:pPr>
      <w:rPr>
        <w:rFonts w:ascii="Courier New" w:hAnsi="Courier New" w:hint="default"/>
      </w:rPr>
    </w:lvl>
    <w:lvl w:ilvl="8" w:tplc="06D8EC92">
      <w:start w:val="1"/>
      <w:numFmt w:val="bullet"/>
      <w:lvlText w:val=""/>
      <w:lvlJc w:val="left"/>
      <w:pPr>
        <w:ind w:left="6480" w:hanging="360"/>
      </w:pPr>
      <w:rPr>
        <w:rFonts w:ascii="Wingdings" w:hAnsi="Wingdings" w:hint="default"/>
      </w:rPr>
    </w:lvl>
  </w:abstractNum>
  <w:abstractNum w:abstractNumId="16" w15:restartNumberingAfterBreak="0">
    <w:nsid w:val="37C7A259"/>
    <w:multiLevelType w:val="hybridMultilevel"/>
    <w:tmpl w:val="3E5A7298"/>
    <w:lvl w:ilvl="0" w:tplc="92EE3E72">
      <w:start w:val="1"/>
      <w:numFmt w:val="bullet"/>
      <w:lvlText w:val="-"/>
      <w:lvlJc w:val="left"/>
      <w:pPr>
        <w:ind w:left="720" w:hanging="360"/>
      </w:pPr>
      <w:rPr>
        <w:rFonts w:ascii="Aptos" w:hAnsi="Aptos" w:hint="default"/>
      </w:rPr>
    </w:lvl>
    <w:lvl w:ilvl="1" w:tplc="08C008F4">
      <w:start w:val="1"/>
      <w:numFmt w:val="bullet"/>
      <w:lvlText w:val="o"/>
      <w:lvlJc w:val="left"/>
      <w:pPr>
        <w:ind w:left="1440" w:hanging="360"/>
      </w:pPr>
      <w:rPr>
        <w:rFonts w:ascii="Courier New" w:hAnsi="Courier New" w:hint="default"/>
      </w:rPr>
    </w:lvl>
    <w:lvl w:ilvl="2" w:tplc="C1404F98">
      <w:start w:val="1"/>
      <w:numFmt w:val="bullet"/>
      <w:lvlText w:val=""/>
      <w:lvlJc w:val="left"/>
      <w:pPr>
        <w:ind w:left="2160" w:hanging="360"/>
      </w:pPr>
      <w:rPr>
        <w:rFonts w:ascii="Wingdings" w:hAnsi="Wingdings" w:hint="default"/>
      </w:rPr>
    </w:lvl>
    <w:lvl w:ilvl="3" w:tplc="D30625C6">
      <w:start w:val="1"/>
      <w:numFmt w:val="bullet"/>
      <w:lvlText w:val=""/>
      <w:lvlJc w:val="left"/>
      <w:pPr>
        <w:ind w:left="2880" w:hanging="360"/>
      </w:pPr>
      <w:rPr>
        <w:rFonts w:ascii="Symbol" w:hAnsi="Symbol" w:hint="default"/>
      </w:rPr>
    </w:lvl>
    <w:lvl w:ilvl="4" w:tplc="68340D2A">
      <w:start w:val="1"/>
      <w:numFmt w:val="bullet"/>
      <w:lvlText w:val="o"/>
      <w:lvlJc w:val="left"/>
      <w:pPr>
        <w:ind w:left="3600" w:hanging="360"/>
      </w:pPr>
      <w:rPr>
        <w:rFonts w:ascii="Courier New" w:hAnsi="Courier New" w:hint="default"/>
      </w:rPr>
    </w:lvl>
    <w:lvl w:ilvl="5" w:tplc="447CA394">
      <w:start w:val="1"/>
      <w:numFmt w:val="bullet"/>
      <w:lvlText w:val=""/>
      <w:lvlJc w:val="left"/>
      <w:pPr>
        <w:ind w:left="4320" w:hanging="360"/>
      </w:pPr>
      <w:rPr>
        <w:rFonts w:ascii="Wingdings" w:hAnsi="Wingdings" w:hint="default"/>
      </w:rPr>
    </w:lvl>
    <w:lvl w:ilvl="6" w:tplc="F35807B2">
      <w:start w:val="1"/>
      <w:numFmt w:val="bullet"/>
      <w:lvlText w:val=""/>
      <w:lvlJc w:val="left"/>
      <w:pPr>
        <w:ind w:left="5040" w:hanging="360"/>
      </w:pPr>
      <w:rPr>
        <w:rFonts w:ascii="Symbol" w:hAnsi="Symbol" w:hint="default"/>
      </w:rPr>
    </w:lvl>
    <w:lvl w:ilvl="7" w:tplc="A1B66E24">
      <w:start w:val="1"/>
      <w:numFmt w:val="bullet"/>
      <w:lvlText w:val="o"/>
      <w:lvlJc w:val="left"/>
      <w:pPr>
        <w:ind w:left="5760" w:hanging="360"/>
      </w:pPr>
      <w:rPr>
        <w:rFonts w:ascii="Courier New" w:hAnsi="Courier New" w:hint="default"/>
      </w:rPr>
    </w:lvl>
    <w:lvl w:ilvl="8" w:tplc="F7F4DC42">
      <w:start w:val="1"/>
      <w:numFmt w:val="bullet"/>
      <w:lvlText w:val=""/>
      <w:lvlJc w:val="left"/>
      <w:pPr>
        <w:ind w:left="6480" w:hanging="360"/>
      </w:pPr>
      <w:rPr>
        <w:rFonts w:ascii="Wingdings" w:hAnsi="Wingdings" w:hint="default"/>
      </w:rPr>
    </w:lvl>
  </w:abstractNum>
  <w:abstractNum w:abstractNumId="17" w15:restartNumberingAfterBreak="0">
    <w:nsid w:val="39B80FF5"/>
    <w:multiLevelType w:val="hybridMultilevel"/>
    <w:tmpl w:val="B23C36F4"/>
    <w:lvl w:ilvl="0" w:tplc="77961732">
      <w:start w:val="1"/>
      <w:numFmt w:val="bullet"/>
      <w:lvlText w:val="-"/>
      <w:lvlJc w:val="left"/>
      <w:pPr>
        <w:ind w:left="720" w:hanging="360"/>
      </w:pPr>
      <w:rPr>
        <w:rFonts w:ascii="Calibri" w:hAnsi="Calibri" w:hint="default"/>
      </w:rPr>
    </w:lvl>
    <w:lvl w:ilvl="1" w:tplc="1B42011C">
      <w:start w:val="1"/>
      <w:numFmt w:val="bullet"/>
      <w:lvlText w:val="o"/>
      <w:lvlJc w:val="left"/>
      <w:pPr>
        <w:ind w:left="1440" w:hanging="360"/>
      </w:pPr>
      <w:rPr>
        <w:rFonts w:ascii="Courier New" w:hAnsi="Courier New" w:hint="default"/>
      </w:rPr>
    </w:lvl>
    <w:lvl w:ilvl="2" w:tplc="C8AE3468">
      <w:start w:val="1"/>
      <w:numFmt w:val="bullet"/>
      <w:lvlText w:val=""/>
      <w:lvlJc w:val="left"/>
      <w:pPr>
        <w:ind w:left="2160" w:hanging="360"/>
      </w:pPr>
      <w:rPr>
        <w:rFonts w:ascii="Wingdings" w:hAnsi="Wingdings" w:hint="default"/>
      </w:rPr>
    </w:lvl>
    <w:lvl w:ilvl="3" w:tplc="E528F46C">
      <w:start w:val="1"/>
      <w:numFmt w:val="bullet"/>
      <w:lvlText w:val=""/>
      <w:lvlJc w:val="left"/>
      <w:pPr>
        <w:ind w:left="2880" w:hanging="360"/>
      </w:pPr>
      <w:rPr>
        <w:rFonts w:ascii="Symbol" w:hAnsi="Symbol" w:hint="default"/>
      </w:rPr>
    </w:lvl>
    <w:lvl w:ilvl="4" w:tplc="8334F658">
      <w:start w:val="1"/>
      <w:numFmt w:val="bullet"/>
      <w:lvlText w:val="o"/>
      <w:lvlJc w:val="left"/>
      <w:pPr>
        <w:ind w:left="3600" w:hanging="360"/>
      </w:pPr>
      <w:rPr>
        <w:rFonts w:ascii="Courier New" w:hAnsi="Courier New" w:hint="default"/>
      </w:rPr>
    </w:lvl>
    <w:lvl w:ilvl="5" w:tplc="1F569324">
      <w:start w:val="1"/>
      <w:numFmt w:val="bullet"/>
      <w:lvlText w:val=""/>
      <w:lvlJc w:val="left"/>
      <w:pPr>
        <w:ind w:left="4320" w:hanging="360"/>
      </w:pPr>
      <w:rPr>
        <w:rFonts w:ascii="Wingdings" w:hAnsi="Wingdings" w:hint="default"/>
      </w:rPr>
    </w:lvl>
    <w:lvl w:ilvl="6" w:tplc="49686DFC">
      <w:start w:val="1"/>
      <w:numFmt w:val="bullet"/>
      <w:lvlText w:val=""/>
      <w:lvlJc w:val="left"/>
      <w:pPr>
        <w:ind w:left="5040" w:hanging="360"/>
      </w:pPr>
      <w:rPr>
        <w:rFonts w:ascii="Symbol" w:hAnsi="Symbol" w:hint="default"/>
      </w:rPr>
    </w:lvl>
    <w:lvl w:ilvl="7" w:tplc="ED767012">
      <w:start w:val="1"/>
      <w:numFmt w:val="bullet"/>
      <w:lvlText w:val="o"/>
      <w:lvlJc w:val="left"/>
      <w:pPr>
        <w:ind w:left="5760" w:hanging="360"/>
      </w:pPr>
      <w:rPr>
        <w:rFonts w:ascii="Courier New" w:hAnsi="Courier New" w:hint="default"/>
      </w:rPr>
    </w:lvl>
    <w:lvl w:ilvl="8" w:tplc="E1A0780E">
      <w:start w:val="1"/>
      <w:numFmt w:val="bullet"/>
      <w:lvlText w:val=""/>
      <w:lvlJc w:val="left"/>
      <w:pPr>
        <w:ind w:left="6480" w:hanging="360"/>
      </w:pPr>
      <w:rPr>
        <w:rFonts w:ascii="Wingdings" w:hAnsi="Wingdings" w:hint="default"/>
      </w:rPr>
    </w:lvl>
  </w:abstractNum>
  <w:abstractNum w:abstractNumId="18" w15:restartNumberingAfterBreak="0">
    <w:nsid w:val="3A197AF0"/>
    <w:multiLevelType w:val="hybridMultilevel"/>
    <w:tmpl w:val="460CBE54"/>
    <w:lvl w:ilvl="0" w:tplc="27D0CC06">
      <w:start w:val="1"/>
      <w:numFmt w:val="decimal"/>
      <w:lvlText w:val="%1."/>
      <w:lvlJc w:val="left"/>
      <w:pPr>
        <w:ind w:left="720" w:hanging="360"/>
      </w:pPr>
    </w:lvl>
    <w:lvl w:ilvl="1" w:tplc="A82C2E36">
      <w:start w:val="1"/>
      <w:numFmt w:val="decimal"/>
      <w:lvlText w:val="%2.3"/>
      <w:lvlJc w:val="left"/>
      <w:pPr>
        <w:ind w:left="1440" w:hanging="360"/>
      </w:pPr>
    </w:lvl>
    <w:lvl w:ilvl="2" w:tplc="4AB8CAAA">
      <w:start w:val="1"/>
      <w:numFmt w:val="lowerRoman"/>
      <w:lvlText w:val="%3."/>
      <w:lvlJc w:val="right"/>
      <w:pPr>
        <w:ind w:left="2160" w:hanging="180"/>
      </w:pPr>
    </w:lvl>
    <w:lvl w:ilvl="3" w:tplc="4F864F12">
      <w:start w:val="1"/>
      <w:numFmt w:val="decimal"/>
      <w:lvlText w:val="%4."/>
      <w:lvlJc w:val="left"/>
      <w:pPr>
        <w:ind w:left="2880" w:hanging="360"/>
      </w:pPr>
    </w:lvl>
    <w:lvl w:ilvl="4" w:tplc="E89893FC">
      <w:start w:val="1"/>
      <w:numFmt w:val="lowerLetter"/>
      <w:lvlText w:val="%5."/>
      <w:lvlJc w:val="left"/>
      <w:pPr>
        <w:ind w:left="3600" w:hanging="360"/>
      </w:pPr>
    </w:lvl>
    <w:lvl w:ilvl="5" w:tplc="B060075C">
      <w:start w:val="1"/>
      <w:numFmt w:val="lowerRoman"/>
      <w:lvlText w:val="%6."/>
      <w:lvlJc w:val="right"/>
      <w:pPr>
        <w:ind w:left="4320" w:hanging="180"/>
      </w:pPr>
    </w:lvl>
    <w:lvl w:ilvl="6" w:tplc="D6481336">
      <w:start w:val="1"/>
      <w:numFmt w:val="decimal"/>
      <w:lvlText w:val="%7."/>
      <w:lvlJc w:val="left"/>
      <w:pPr>
        <w:ind w:left="5040" w:hanging="360"/>
      </w:pPr>
    </w:lvl>
    <w:lvl w:ilvl="7" w:tplc="592C5862">
      <w:start w:val="1"/>
      <w:numFmt w:val="lowerLetter"/>
      <w:lvlText w:val="%8."/>
      <w:lvlJc w:val="left"/>
      <w:pPr>
        <w:ind w:left="5760" w:hanging="360"/>
      </w:pPr>
    </w:lvl>
    <w:lvl w:ilvl="8" w:tplc="FDE6F858">
      <w:start w:val="1"/>
      <w:numFmt w:val="lowerRoman"/>
      <w:lvlText w:val="%9."/>
      <w:lvlJc w:val="right"/>
      <w:pPr>
        <w:ind w:left="6480" w:hanging="180"/>
      </w:pPr>
    </w:lvl>
  </w:abstractNum>
  <w:abstractNum w:abstractNumId="19" w15:restartNumberingAfterBreak="0">
    <w:nsid w:val="3B056CAD"/>
    <w:multiLevelType w:val="hybridMultilevel"/>
    <w:tmpl w:val="CD9C5EC6"/>
    <w:lvl w:ilvl="0" w:tplc="13561A36">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402E8A76"/>
    <w:multiLevelType w:val="hybridMultilevel"/>
    <w:tmpl w:val="E5FA342E"/>
    <w:lvl w:ilvl="0" w:tplc="35BE2300">
      <w:start w:val="1"/>
      <w:numFmt w:val="decimal"/>
      <w:lvlText w:val="%1."/>
      <w:lvlJc w:val="left"/>
      <w:pPr>
        <w:ind w:left="720" w:hanging="360"/>
      </w:pPr>
    </w:lvl>
    <w:lvl w:ilvl="1" w:tplc="131A1202">
      <w:start w:val="1"/>
      <w:numFmt w:val="decimal"/>
      <w:lvlText w:val="%2.1"/>
      <w:lvlJc w:val="left"/>
      <w:pPr>
        <w:ind w:left="1440" w:hanging="360"/>
      </w:pPr>
    </w:lvl>
    <w:lvl w:ilvl="2" w:tplc="21D65998">
      <w:start w:val="1"/>
      <w:numFmt w:val="lowerRoman"/>
      <w:lvlText w:val="%3."/>
      <w:lvlJc w:val="right"/>
      <w:pPr>
        <w:ind w:left="2160" w:hanging="180"/>
      </w:pPr>
    </w:lvl>
    <w:lvl w:ilvl="3" w:tplc="9AC88968">
      <w:start w:val="1"/>
      <w:numFmt w:val="decimal"/>
      <w:lvlText w:val="%4."/>
      <w:lvlJc w:val="left"/>
      <w:pPr>
        <w:ind w:left="2880" w:hanging="360"/>
      </w:pPr>
    </w:lvl>
    <w:lvl w:ilvl="4" w:tplc="FC701990">
      <w:start w:val="1"/>
      <w:numFmt w:val="lowerLetter"/>
      <w:lvlText w:val="%5."/>
      <w:lvlJc w:val="left"/>
      <w:pPr>
        <w:ind w:left="3600" w:hanging="360"/>
      </w:pPr>
    </w:lvl>
    <w:lvl w:ilvl="5" w:tplc="E8E4F2A2">
      <w:start w:val="1"/>
      <w:numFmt w:val="lowerRoman"/>
      <w:lvlText w:val="%6."/>
      <w:lvlJc w:val="right"/>
      <w:pPr>
        <w:ind w:left="4320" w:hanging="180"/>
      </w:pPr>
    </w:lvl>
    <w:lvl w:ilvl="6" w:tplc="CC682E2E">
      <w:start w:val="1"/>
      <w:numFmt w:val="decimal"/>
      <w:lvlText w:val="%7."/>
      <w:lvlJc w:val="left"/>
      <w:pPr>
        <w:ind w:left="5040" w:hanging="360"/>
      </w:pPr>
    </w:lvl>
    <w:lvl w:ilvl="7" w:tplc="0ADAC0C4">
      <w:start w:val="1"/>
      <w:numFmt w:val="lowerLetter"/>
      <w:lvlText w:val="%8."/>
      <w:lvlJc w:val="left"/>
      <w:pPr>
        <w:ind w:left="5760" w:hanging="360"/>
      </w:pPr>
    </w:lvl>
    <w:lvl w:ilvl="8" w:tplc="C372A912">
      <w:start w:val="1"/>
      <w:numFmt w:val="lowerRoman"/>
      <w:lvlText w:val="%9."/>
      <w:lvlJc w:val="right"/>
      <w:pPr>
        <w:ind w:left="6480" w:hanging="180"/>
      </w:pPr>
    </w:lvl>
  </w:abstractNum>
  <w:abstractNum w:abstractNumId="21" w15:restartNumberingAfterBreak="0">
    <w:nsid w:val="41333750"/>
    <w:multiLevelType w:val="hybridMultilevel"/>
    <w:tmpl w:val="E3782492"/>
    <w:lvl w:ilvl="0" w:tplc="60E255D0">
      <w:start w:val="1"/>
      <w:numFmt w:val="bullet"/>
      <w:lvlText w:val="-"/>
      <w:lvlJc w:val="left"/>
      <w:pPr>
        <w:ind w:left="1068" w:hanging="360"/>
      </w:pPr>
      <w:rPr>
        <w:rFonts w:ascii="Aptos" w:hAnsi="Aptos" w:hint="default"/>
      </w:rPr>
    </w:lvl>
    <w:lvl w:ilvl="1" w:tplc="92DA1936">
      <w:start w:val="1"/>
      <w:numFmt w:val="bullet"/>
      <w:lvlText w:val="o"/>
      <w:lvlJc w:val="left"/>
      <w:pPr>
        <w:ind w:left="1788" w:hanging="360"/>
      </w:pPr>
      <w:rPr>
        <w:rFonts w:ascii="Courier New" w:hAnsi="Courier New" w:hint="default"/>
      </w:rPr>
    </w:lvl>
    <w:lvl w:ilvl="2" w:tplc="86504206">
      <w:start w:val="1"/>
      <w:numFmt w:val="bullet"/>
      <w:lvlText w:val=""/>
      <w:lvlJc w:val="left"/>
      <w:pPr>
        <w:ind w:left="2508" w:hanging="360"/>
      </w:pPr>
      <w:rPr>
        <w:rFonts w:ascii="Wingdings" w:hAnsi="Wingdings" w:hint="default"/>
      </w:rPr>
    </w:lvl>
    <w:lvl w:ilvl="3" w:tplc="66C62C6C">
      <w:start w:val="1"/>
      <w:numFmt w:val="bullet"/>
      <w:lvlText w:val=""/>
      <w:lvlJc w:val="left"/>
      <w:pPr>
        <w:ind w:left="3228" w:hanging="360"/>
      </w:pPr>
      <w:rPr>
        <w:rFonts w:ascii="Symbol" w:hAnsi="Symbol" w:hint="default"/>
      </w:rPr>
    </w:lvl>
    <w:lvl w:ilvl="4" w:tplc="7A3CBE32">
      <w:start w:val="1"/>
      <w:numFmt w:val="bullet"/>
      <w:lvlText w:val="o"/>
      <w:lvlJc w:val="left"/>
      <w:pPr>
        <w:ind w:left="3948" w:hanging="360"/>
      </w:pPr>
      <w:rPr>
        <w:rFonts w:ascii="Courier New" w:hAnsi="Courier New" w:hint="default"/>
      </w:rPr>
    </w:lvl>
    <w:lvl w:ilvl="5" w:tplc="21C83644">
      <w:start w:val="1"/>
      <w:numFmt w:val="bullet"/>
      <w:lvlText w:val=""/>
      <w:lvlJc w:val="left"/>
      <w:pPr>
        <w:ind w:left="4668" w:hanging="360"/>
      </w:pPr>
      <w:rPr>
        <w:rFonts w:ascii="Wingdings" w:hAnsi="Wingdings" w:hint="default"/>
      </w:rPr>
    </w:lvl>
    <w:lvl w:ilvl="6" w:tplc="26724134">
      <w:start w:val="1"/>
      <w:numFmt w:val="bullet"/>
      <w:lvlText w:val=""/>
      <w:lvlJc w:val="left"/>
      <w:pPr>
        <w:ind w:left="5388" w:hanging="360"/>
      </w:pPr>
      <w:rPr>
        <w:rFonts w:ascii="Symbol" w:hAnsi="Symbol" w:hint="default"/>
      </w:rPr>
    </w:lvl>
    <w:lvl w:ilvl="7" w:tplc="DDFC8EC0">
      <w:start w:val="1"/>
      <w:numFmt w:val="bullet"/>
      <w:lvlText w:val="o"/>
      <w:lvlJc w:val="left"/>
      <w:pPr>
        <w:ind w:left="6108" w:hanging="360"/>
      </w:pPr>
      <w:rPr>
        <w:rFonts w:ascii="Courier New" w:hAnsi="Courier New" w:hint="default"/>
      </w:rPr>
    </w:lvl>
    <w:lvl w:ilvl="8" w:tplc="F386E7C2">
      <w:start w:val="1"/>
      <w:numFmt w:val="bullet"/>
      <w:lvlText w:val=""/>
      <w:lvlJc w:val="left"/>
      <w:pPr>
        <w:ind w:left="6828" w:hanging="360"/>
      </w:pPr>
      <w:rPr>
        <w:rFonts w:ascii="Wingdings" w:hAnsi="Wingdings" w:hint="default"/>
      </w:rPr>
    </w:lvl>
  </w:abstractNum>
  <w:abstractNum w:abstractNumId="22" w15:restartNumberingAfterBreak="0">
    <w:nsid w:val="4178DFBE"/>
    <w:multiLevelType w:val="hybridMultilevel"/>
    <w:tmpl w:val="59B861AC"/>
    <w:lvl w:ilvl="0" w:tplc="62BAEBCE">
      <w:start w:val="1"/>
      <w:numFmt w:val="bullet"/>
      <w:lvlText w:val="-"/>
      <w:lvlJc w:val="left"/>
      <w:pPr>
        <w:ind w:left="720" w:hanging="360"/>
      </w:pPr>
      <w:rPr>
        <w:rFonts w:ascii="Calibri" w:hAnsi="Calibri" w:hint="default"/>
      </w:rPr>
    </w:lvl>
    <w:lvl w:ilvl="1" w:tplc="EA5C71C0">
      <w:start w:val="1"/>
      <w:numFmt w:val="bullet"/>
      <w:lvlText w:val="o"/>
      <w:lvlJc w:val="left"/>
      <w:pPr>
        <w:ind w:left="1440" w:hanging="360"/>
      </w:pPr>
      <w:rPr>
        <w:rFonts w:ascii="Courier New" w:hAnsi="Courier New" w:hint="default"/>
      </w:rPr>
    </w:lvl>
    <w:lvl w:ilvl="2" w:tplc="351A91DC">
      <w:start w:val="1"/>
      <w:numFmt w:val="bullet"/>
      <w:lvlText w:val=""/>
      <w:lvlJc w:val="left"/>
      <w:pPr>
        <w:ind w:left="2160" w:hanging="360"/>
      </w:pPr>
      <w:rPr>
        <w:rFonts w:ascii="Wingdings" w:hAnsi="Wingdings" w:hint="default"/>
      </w:rPr>
    </w:lvl>
    <w:lvl w:ilvl="3" w:tplc="1E3A1C7E">
      <w:start w:val="1"/>
      <w:numFmt w:val="bullet"/>
      <w:lvlText w:val=""/>
      <w:lvlJc w:val="left"/>
      <w:pPr>
        <w:ind w:left="2880" w:hanging="360"/>
      </w:pPr>
      <w:rPr>
        <w:rFonts w:ascii="Symbol" w:hAnsi="Symbol" w:hint="default"/>
      </w:rPr>
    </w:lvl>
    <w:lvl w:ilvl="4" w:tplc="95B6CC80">
      <w:start w:val="1"/>
      <w:numFmt w:val="bullet"/>
      <w:lvlText w:val="o"/>
      <w:lvlJc w:val="left"/>
      <w:pPr>
        <w:ind w:left="3600" w:hanging="360"/>
      </w:pPr>
      <w:rPr>
        <w:rFonts w:ascii="Courier New" w:hAnsi="Courier New" w:hint="default"/>
      </w:rPr>
    </w:lvl>
    <w:lvl w:ilvl="5" w:tplc="06B81D16">
      <w:start w:val="1"/>
      <w:numFmt w:val="bullet"/>
      <w:lvlText w:val=""/>
      <w:lvlJc w:val="left"/>
      <w:pPr>
        <w:ind w:left="4320" w:hanging="360"/>
      </w:pPr>
      <w:rPr>
        <w:rFonts w:ascii="Wingdings" w:hAnsi="Wingdings" w:hint="default"/>
      </w:rPr>
    </w:lvl>
    <w:lvl w:ilvl="6" w:tplc="256C29AE">
      <w:start w:val="1"/>
      <w:numFmt w:val="bullet"/>
      <w:lvlText w:val=""/>
      <w:lvlJc w:val="left"/>
      <w:pPr>
        <w:ind w:left="5040" w:hanging="360"/>
      </w:pPr>
      <w:rPr>
        <w:rFonts w:ascii="Symbol" w:hAnsi="Symbol" w:hint="default"/>
      </w:rPr>
    </w:lvl>
    <w:lvl w:ilvl="7" w:tplc="5EEE3E44">
      <w:start w:val="1"/>
      <w:numFmt w:val="bullet"/>
      <w:lvlText w:val="o"/>
      <w:lvlJc w:val="left"/>
      <w:pPr>
        <w:ind w:left="5760" w:hanging="360"/>
      </w:pPr>
      <w:rPr>
        <w:rFonts w:ascii="Courier New" w:hAnsi="Courier New" w:hint="default"/>
      </w:rPr>
    </w:lvl>
    <w:lvl w:ilvl="8" w:tplc="25A47CDC">
      <w:start w:val="1"/>
      <w:numFmt w:val="bullet"/>
      <w:lvlText w:val=""/>
      <w:lvlJc w:val="left"/>
      <w:pPr>
        <w:ind w:left="6480" w:hanging="360"/>
      </w:pPr>
      <w:rPr>
        <w:rFonts w:ascii="Wingdings" w:hAnsi="Wingdings" w:hint="default"/>
      </w:rPr>
    </w:lvl>
  </w:abstractNum>
  <w:abstractNum w:abstractNumId="23" w15:restartNumberingAfterBreak="0">
    <w:nsid w:val="462F4D1E"/>
    <w:multiLevelType w:val="hybridMultilevel"/>
    <w:tmpl w:val="8D0C9CF2"/>
    <w:lvl w:ilvl="0" w:tplc="8284A5B8">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6D6BAAA"/>
    <w:multiLevelType w:val="hybridMultilevel"/>
    <w:tmpl w:val="7EA4DACC"/>
    <w:lvl w:ilvl="0" w:tplc="6D3066AC">
      <w:start w:val="1"/>
      <w:numFmt w:val="bullet"/>
      <w:lvlText w:val="-"/>
      <w:lvlJc w:val="left"/>
      <w:pPr>
        <w:ind w:left="720" w:hanging="360"/>
      </w:pPr>
      <w:rPr>
        <w:rFonts w:ascii="Aptos" w:hAnsi="Aptos" w:hint="default"/>
      </w:rPr>
    </w:lvl>
    <w:lvl w:ilvl="1" w:tplc="67F6D0F8">
      <w:start w:val="1"/>
      <w:numFmt w:val="bullet"/>
      <w:lvlText w:val="o"/>
      <w:lvlJc w:val="left"/>
      <w:pPr>
        <w:ind w:left="1440" w:hanging="360"/>
      </w:pPr>
      <w:rPr>
        <w:rFonts w:ascii="Courier New" w:hAnsi="Courier New" w:hint="default"/>
      </w:rPr>
    </w:lvl>
    <w:lvl w:ilvl="2" w:tplc="79320ABA">
      <w:start w:val="1"/>
      <w:numFmt w:val="bullet"/>
      <w:lvlText w:val=""/>
      <w:lvlJc w:val="left"/>
      <w:pPr>
        <w:ind w:left="2160" w:hanging="360"/>
      </w:pPr>
      <w:rPr>
        <w:rFonts w:ascii="Wingdings" w:hAnsi="Wingdings" w:hint="default"/>
      </w:rPr>
    </w:lvl>
    <w:lvl w:ilvl="3" w:tplc="CA328202">
      <w:start w:val="1"/>
      <w:numFmt w:val="bullet"/>
      <w:lvlText w:val=""/>
      <w:lvlJc w:val="left"/>
      <w:pPr>
        <w:ind w:left="2880" w:hanging="360"/>
      </w:pPr>
      <w:rPr>
        <w:rFonts w:ascii="Symbol" w:hAnsi="Symbol" w:hint="default"/>
      </w:rPr>
    </w:lvl>
    <w:lvl w:ilvl="4" w:tplc="2E4ECB22">
      <w:start w:val="1"/>
      <w:numFmt w:val="bullet"/>
      <w:lvlText w:val="o"/>
      <w:lvlJc w:val="left"/>
      <w:pPr>
        <w:ind w:left="3600" w:hanging="360"/>
      </w:pPr>
      <w:rPr>
        <w:rFonts w:ascii="Courier New" w:hAnsi="Courier New" w:hint="default"/>
      </w:rPr>
    </w:lvl>
    <w:lvl w:ilvl="5" w:tplc="4F14042E">
      <w:start w:val="1"/>
      <w:numFmt w:val="bullet"/>
      <w:lvlText w:val=""/>
      <w:lvlJc w:val="left"/>
      <w:pPr>
        <w:ind w:left="4320" w:hanging="360"/>
      </w:pPr>
      <w:rPr>
        <w:rFonts w:ascii="Wingdings" w:hAnsi="Wingdings" w:hint="default"/>
      </w:rPr>
    </w:lvl>
    <w:lvl w:ilvl="6" w:tplc="C876DB6A">
      <w:start w:val="1"/>
      <w:numFmt w:val="bullet"/>
      <w:lvlText w:val=""/>
      <w:lvlJc w:val="left"/>
      <w:pPr>
        <w:ind w:left="5040" w:hanging="360"/>
      </w:pPr>
      <w:rPr>
        <w:rFonts w:ascii="Symbol" w:hAnsi="Symbol" w:hint="default"/>
      </w:rPr>
    </w:lvl>
    <w:lvl w:ilvl="7" w:tplc="22A43442">
      <w:start w:val="1"/>
      <w:numFmt w:val="bullet"/>
      <w:lvlText w:val="o"/>
      <w:lvlJc w:val="left"/>
      <w:pPr>
        <w:ind w:left="5760" w:hanging="360"/>
      </w:pPr>
      <w:rPr>
        <w:rFonts w:ascii="Courier New" w:hAnsi="Courier New" w:hint="default"/>
      </w:rPr>
    </w:lvl>
    <w:lvl w:ilvl="8" w:tplc="25A819FA">
      <w:start w:val="1"/>
      <w:numFmt w:val="bullet"/>
      <w:lvlText w:val=""/>
      <w:lvlJc w:val="left"/>
      <w:pPr>
        <w:ind w:left="6480" w:hanging="360"/>
      </w:pPr>
      <w:rPr>
        <w:rFonts w:ascii="Wingdings" w:hAnsi="Wingdings" w:hint="default"/>
      </w:rPr>
    </w:lvl>
  </w:abstractNum>
  <w:abstractNum w:abstractNumId="25" w15:restartNumberingAfterBreak="0">
    <w:nsid w:val="4CD988E3"/>
    <w:multiLevelType w:val="hybridMultilevel"/>
    <w:tmpl w:val="E5BE3152"/>
    <w:lvl w:ilvl="0" w:tplc="A212F69E">
      <w:start w:val="1"/>
      <w:numFmt w:val="bullet"/>
      <w:lvlText w:val="-"/>
      <w:lvlJc w:val="left"/>
      <w:pPr>
        <w:ind w:left="720" w:hanging="360"/>
      </w:pPr>
      <w:rPr>
        <w:rFonts w:ascii="Aptos" w:hAnsi="Aptos" w:hint="default"/>
      </w:rPr>
    </w:lvl>
    <w:lvl w:ilvl="1" w:tplc="C15A217E">
      <w:start w:val="1"/>
      <w:numFmt w:val="bullet"/>
      <w:lvlText w:val="o"/>
      <w:lvlJc w:val="left"/>
      <w:pPr>
        <w:ind w:left="1440" w:hanging="360"/>
      </w:pPr>
      <w:rPr>
        <w:rFonts w:ascii="Courier New" w:hAnsi="Courier New" w:hint="default"/>
      </w:rPr>
    </w:lvl>
    <w:lvl w:ilvl="2" w:tplc="30A699F8">
      <w:start w:val="1"/>
      <w:numFmt w:val="bullet"/>
      <w:lvlText w:val=""/>
      <w:lvlJc w:val="left"/>
      <w:pPr>
        <w:ind w:left="2160" w:hanging="360"/>
      </w:pPr>
      <w:rPr>
        <w:rFonts w:ascii="Wingdings" w:hAnsi="Wingdings" w:hint="default"/>
      </w:rPr>
    </w:lvl>
    <w:lvl w:ilvl="3" w:tplc="390AB32E">
      <w:start w:val="1"/>
      <w:numFmt w:val="bullet"/>
      <w:lvlText w:val=""/>
      <w:lvlJc w:val="left"/>
      <w:pPr>
        <w:ind w:left="2880" w:hanging="360"/>
      </w:pPr>
      <w:rPr>
        <w:rFonts w:ascii="Symbol" w:hAnsi="Symbol" w:hint="default"/>
      </w:rPr>
    </w:lvl>
    <w:lvl w:ilvl="4" w:tplc="60528A3E">
      <w:start w:val="1"/>
      <w:numFmt w:val="bullet"/>
      <w:lvlText w:val="o"/>
      <w:lvlJc w:val="left"/>
      <w:pPr>
        <w:ind w:left="3600" w:hanging="360"/>
      </w:pPr>
      <w:rPr>
        <w:rFonts w:ascii="Courier New" w:hAnsi="Courier New" w:hint="default"/>
      </w:rPr>
    </w:lvl>
    <w:lvl w:ilvl="5" w:tplc="F6BE74AE">
      <w:start w:val="1"/>
      <w:numFmt w:val="bullet"/>
      <w:lvlText w:val=""/>
      <w:lvlJc w:val="left"/>
      <w:pPr>
        <w:ind w:left="4320" w:hanging="360"/>
      </w:pPr>
      <w:rPr>
        <w:rFonts w:ascii="Wingdings" w:hAnsi="Wingdings" w:hint="default"/>
      </w:rPr>
    </w:lvl>
    <w:lvl w:ilvl="6" w:tplc="D6284DAA">
      <w:start w:val="1"/>
      <w:numFmt w:val="bullet"/>
      <w:lvlText w:val=""/>
      <w:lvlJc w:val="left"/>
      <w:pPr>
        <w:ind w:left="5040" w:hanging="360"/>
      </w:pPr>
      <w:rPr>
        <w:rFonts w:ascii="Symbol" w:hAnsi="Symbol" w:hint="default"/>
      </w:rPr>
    </w:lvl>
    <w:lvl w:ilvl="7" w:tplc="05863720">
      <w:start w:val="1"/>
      <w:numFmt w:val="bullet"/>
      <w:lvlText w:val="o"/>
      <w:lvlJc w:val="left"/>
      <w:pPr>
        <w:ind w:left="5760" w:hanging="360"/>
      </w:pPr>
      <w:rPr>
        <w:rFonts w:ascii="Courier New" w:hAnsi="Courier New" w:hint="default"/>
      </w:rPr>
    </w:lvl>
    <w:lvl w:ilvl="8" w:tplc="46EE7B70">
      <w:start w:val="1"/>
      <w:numFmt w:val="bullet"/>
      <w:lvlText w:val=""/>
      <w:lvlJc w:val="left"/>
      <w:pPr>
        <w:ind w:left="6480" w:hanging="360"/>
      </w:pPr>
      <w:rPr>
        <w:rFonts w:ascii="Wingdings" w:hAnsi="Wingdings" w:hint="default"/>
      </w:rPr>
    </w:lvl>
  </w:abstractNum>
  <w:abstractNum w:abstractNumId="26" w15:restartNumberingAfterBreak="0">
    <w:nsid w:val="4D0292A1"/>
    <w:multiLevelType w:val="hybridMultilevel"/>
    <w:tmpl w:val="25C09AF2"/>
    <w:lvl w:ilvl="0" w:tplc="D7906788">
      <w:start w:val="1"/>
      <w:numFmt w:val="decimal"/>
      <w:lvlText w:val="%1."/>
      <w:lvlJc w:val="left"/>
      <w:pPr>
        <w:ind w:left="720" w:hanging="360"/>
      </w:pPr>
    </w:lvl>
    <w:lvl w:ilvl="1" w:tplc="332A3D70">
      <w:start w:val="1"/>
      <w:numFmt w:val="lowerLetter"/>
      <w:lvlText w:val="%2."/>
      <w:lvlJc w:val="left"/>
      <w:pPr>
        <w:ind w:left="1440" w:hanging="360"/>
      </w:pPr>
    </w:lvl>
    <w:lvl w:ilvl="2" w:tplc="4802D8EA">
      <w:start w:val="1"/>
      <w:numFmt w:val="lowerRoman"/>
      <w:lvlText w:val="%3."/>
      <w:lvlJc w:val="right"/>
      <w:pPr>
        <w:ind w:left="2160" w:hanging="180"/>
      </w:pPr>
    </w:lvl>
    <w:lvl w:ilvl="3" w:tplc="4AD65F68">
      <w:start w:val="1"/>
      <w:numFmt w:val="decimal"/>
      <w:lvlText w:val="%4."/>
      <w:lvlJc w:val="left"/>
      <w:pPr>
        <w:ind w:left="2880" w:hanging="360"/>
      </w:pPr>
    </w:lvl>
    <w:lvl w:ilvl="4" w:tplc="9A368C00">
      <w:start w:val="1"/>
      <w:numFmt w:val="lowerLetter"/>
      <w:lvlText w:val="%5."/>
      <w:lvlJc w:val="left"/>
      <w:pPr>
        <w:ind w:left="3600" w:hanging="360"/>
      </w:pPr>
    </w:lvl>
    <w:lvl w:ilvl="5" w:tplc="5CE644C4">
      <w:start w:val="1"/>
      <w:numFmt w:val="lowerRoman"/>
      <w:lvlText w:val="%6."/>
      <w:lvlJc w:val="right"/>
      <w:pPr>
        <w:ind w:left="4320" w:hanging="180"/>
      </w:pPr>
    </w:lvl>
    <w:lvl w:ilvl="6" w:tplc="89A87E48">
      <w:start w:val="1"/>
      <w:numFmt w:val="decimal"/>
      <w:lvlText w:val="%7."/>
      <w:lvlJc w:val="left"/>
      <w:pPr>
        <w:ind w:left="5040" w:hanging="360"/>
      </w:pPr>
    </w:lvl>
    <w:lvl w:ilvl="7" w:tplc="282ED194">
      <w:start w:val="1"/>
      <w:numFmt w:val="lowerLetter"/>
      <w:lvlText w:val="%8."/>
      <w:lvlJc w:val="left"/>
      <w:pPr>
        <w:ind w:left="5760" w:hanging="360"/>
      </w:pPr>
    </w:lvl>
    <w:lvl w:ilvl="8" w:tplc="B5669032">
      <w:start w:val="1"/>
      <w:numFmt w:val="lowerRoman"/>
      <w:lvlText w:val="%9."/>
      <w:lvlJc w:val="right"/>
      <w:pPr>
        <w:ind w:left="6480" w:hanging="180"/>
      </w:pPr>
    </w:lvl>
  </w:abstractNum>
  <w:abstractNum w:abstractNumId="27" w15:restartNumberingAfterBreak="0">
    <w:nsid w:val="4D3A5D35"/>
    <w:multiLevelType w:val="hybridMultilevel"/>
    <w:tmpl w:val="B7A0F8D6"/>
    <w:lvl w:ilvl="0" w:tplc="F4923CFA">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4F0BF6E9"/>
    <w:multiLevelType w:val="hybridMultilevel"/>
    <w:tmpl w:val="A7749A3E"/>
    <w:lvl w:ilvl="0" w:tplc="BBB80752">
      <w:start w:val="1"/>
      <w:numFmt w:val="decimal"/>
      <w:lvlText w:val="%1)"/>
      <w:lvlJc w:val="left"/>
      <w:pPr>
        <w:ind w:left="720" w:hanging="360"/>
      </w:pPr>
    </w:lvl>
    <w:lvl w:ilvl="1" w:tplc="47806076">
      <w:start w:val="1"/>
      <w:numFmt w:val="lowerLetter"/>
      <w:lvlText w:val="%2."/>
      <w:lvlJc w:val="left"/>
      <w:pPr>
        <w:ind w:left="1440" w:hanging="360"/>
      </w:pPr>
    </w:lvl>
    <w:lvl w:ilvl="2" w:tplc="2DD6F774">
      <w:start w:val="1"/>
      <w:numFmt w:val="lowerRoman"/>
      <w:lvlText w:val="%3."/>
      <w:lvlJc w:val="right"/>
      <w:pPr>
        <w:ind w:left="2160" w:hanging="180"/>
      </w:pPr>
    </w:lvl>
    <w:lvl w:ilvl="3" w:tplc="C6A434F0">
      <w:start w:val="1"/>
      <w:numFmt w:val="decimal"/>
      <w:lvlText w:val="%4."/>
      <w:lvlJc w:val="left"/>
      <w:pPr>
        <w:ind w:left="2880" w:hanging="360"/>
      </w:pPr>
    </w:lvl>
    <w:lvl w:ilvl="4" w:tplc="4A5ADD62">
      <w:start w:val="1"/>
      <w:numFmt w:val="lowerLetter"/>
      <w:lvlText w:val="%5."/>
      <w:lvlJc w:val="left"/>
      <w:pPr>
        <w:ind w:left="3600" w:hanging="360"/>
      </w:pPr>
    </w:lvl>
    <w:lvl w:ilvl="5" w:tplc="9CCCCD7A">
      <w:start w:val="1"/>
      <w:numFmt w:val="lowerRoman"/>
      <w:lvlText w:val="%6."/>
      <w:lvlJc w:val="right"/>
      <w:pPr>
        <w:ind w:left="4320" w:hanging="180"/>
      </w:pPr>
    </w:lvl>
    <w:lvl w:ilvl="6" w:tplc="7DF49860">
      <w:start w:val="1"/>
      <w:numFmt w:val="decimal"/>
      <w:lvlText w:val="%7."/>
      <w:lvlJc w:val="left"/>
      <w:pPr>
        <w:ind w:left="5040" w:hanging="360"/>
      </w:pPr>
    </w:lvl>
    <w:lvl w:ilvl="7" w:tplc="30769E94">
      <w:start w:val="1"/>
      <w:numFmt w:val="lowerLetter"/>
      <w:lvlText w:val="%8."/>
      <w:lvlJc w:val="left"/>
      <w:pPr>
        <w:ind w:left="5760" w:hanging="360"/>
      </w:pPr>
    </w:lvl>
    <w:lvl w:ilvl="8" w:tplc="273EE020">
      <w:start w:val="1"/>
      <w:numFmt w:val="lowerRoman"/>
      <w:lvlText w:val="%9."/>
      <w:lvlJc w:val="right"/>
      <w:pPr>
        <w:ind w:left="6480" w:hanging="180"/>
      </w:pPr>
    </w:lvl>
  </w:abstractNum>
  <w:abstractNum w:abstractNumId="29" w15:restartNumberingAfterBreak="0">
    <w:nsid w:val="5254F4E2"/>
    <w:multiLevelType w:val="hybridMultilevel"/>
    <w:tmpl w:val="25B6FF7C"/>
    <w:lvl w:ilvl="0" w:tplc="CD2EDE74">
      <w:start w:val="1"/>
      <w:numFmt w:val="bullet"/>
      <w:lvlText w:val="-"/>
      <w:lvlJc w:val="left"/>
      <w:pPr>
        <w:ind w:left="720" w:hanging="360"/>
      </w:pPr>
      <w:rPr>
        <w:rFonts w:ascii="Calibri" w:hAnsi="Calibri" w:hint="default"/>
      </w:rPr>
    </w:lvl>
    <w:lvl w:ilvl="1" w:tplc="855A6BA8">
      <w:start w:val="1"/>
      <w:numFmt w:val="bullet"/>
      <w:lvlText w:val="o"/>
      <w:lvlJc w:val="left"/>
      <w:pPr>
        <w:ind w:left="1440" w:hanging="360"/>
      </w:pPr>
      <w:rPr>
        <w:rFonts w:ascii="Courier New" w:hAnsi="Courier New" w:hint="default"/>
      </w:rPr>
    </w:lvl>
    <w:lvl w:ilvl="2" w:tplc="ACF81BB2">
      <w:start w:val="1"/>
      <w:numFmt w:val="bullet"/>
      <w:lvlText w:val=""/>
      <w:lvlJc w:val="left"/>
      <w:pPr>
        <w:ind w:left="2160" w:hanging="360"/>
      </w:pPr>
      <w:rPr>
        <w:rFonts w:ascii="Wingdings" w:hAnsi="Wingdings" w:hint="default"/>
      </w:rPr>
    </w:lvl>
    <w:lvl w:ilvl="3" w:tplc="F0EE6144">
      <w:start w:val="1"/>
      <w:numFmt w:val="bullet"/>
      <w:lvlText w:val=""/>
      <w:lvlJc w:val="left"/>
      <w:pPr>
        <w:ind w:left="2880" w:hanging="360"/>
      </w:pPr>
      <w:rPr>
        <w:rFonts w:ascii="Symbol" w:hAnsi="Symbol" w:hint="default"/>
      </w:rPr>
    </w:lvl>
    <w:lvl w:ilvl="4" w:tplc="CA2CB3E8">
      <w:start w:val="1"/>
      <w:numFmt w:val="bullet"/>
      <w:lvlText w:val="o"/>
      <w:lvlJc w:val="left"/>
      <w:pPr>
        <w:ind w:left="3600" w:hanging="360"/>
      </w:pPr>
      <w:rPr>
        <w:rFonts w:ascii="Courier New" w:hAnsi="Courier New" w:hint="default"/>
      </w:rPr>
    </w:lvl>
    <w:lvl w:ilvl="5" w:tplc="63EAA204">
      <w:start w:val="1"/>
      <w:numFmt w:val="bullet"/>
      <w:lvlText w:val=""/>
      <w:lvlJc w:val="left"/>
      <w:pPr>
        <w:ind w:left="4320" w:hanging="360"/>
      </w:pPr>
      <w:rPr>
        <w:rFonts w:ascii="Wingdings" w:hAnsi="Wingdings" w:hint="default"/>
      </w:rPr>
    </w:lvl>
    <w:lvl w:ilvl="6" w:tplc="EBB64C1A">
      <w:start w:val="1"/>
      <w:numFmt w:val="bullet"/>
      <w:lvlText w:val=""/>
      <w:lvlJc w:val="left"/>
      <w:pPr>
        <w:ind w:left="5040" w:hanging="360"/>
      </w:pPr>
      <w:rPr>
        <w:rFonts w:ascii="Symbol" w:hAnsi="Symbol" w:hint="default"/>
      </w:rPr>
    </w:lvl>
    <w:lvl w:ilvl="7" w:tplc="F8601A5C">
      <w:start w:val="1"/>
      <w:numFmt w:val="bullet"/>
      <w:lvlText w:val="o"/>
      <w:lvlJc w:val="left"/>
      <w:pPr>
        <w:ind w:left="5760" w:hanging="360"/>
      </w:pPr>
      <w:rPr>
        <w:rFonts w:ascii="Courier New" w:hAnsi="Courier New" w:hint="default"/>
      </w:rPr>
    </w:lvl>
    <w:lvl w:ilvl="8" w:tplc="B9188482">
      <w:start w:val="1"/>
      <w:numFmt w:val="bullet"/>
      <w:lvlText w:val=""/>
      <w:lvlJc w:val="left"/>
      <w:pPr>
        <w:ind w:left="6480" w:hanging="360"/>
      </w:pPr>
      <w:rPr>
        <w:rFonts w:ascii="Wingdings" w:hAnsi="Wingdings" w:hint="default"/>
      </w:rPr>
    </w:lvl>
  </w:abstractNum>
  <w:abstractNum w:abstractNumId="30" w15:restartNumberingAfterBreak="0">
    <w:nsid w:val="552418EC"/>
    <w:multiLevelType w:val="hybridMultilevel"/>
    <w:tmpl w:val="142E83CC"/>
    <w:lvl w:ilvl="0" w:tplc="94B67D66">
      <w:start w:val="1"/>
      <w:numFmt w:val="bullet"/>
      <w:lvlText w:val="-"/>
      <w:lvlJc w:val="left"/>
      <w:pPr>
        <w:ind w:left="720" w:hanging="360"/>
      </w:pPr>
      <w:rPr>
        <w:rFonts w:ascii="Calibri" w:hAnsi="Calibri" w:hint="default"/>
      </w:rPr>
    </w:lvl>
    <w:lvl w:ilvl="1" w:tplc="0E2E5642">
      <w:start w:val="1"/>
      <w:numFmt w:val="bullet"/>
      <w:lvlText w:val="o"/>
      <w:lvlJc w:val="left"/>
      <w:pPr>
        <w:ind w:left="1440" w:hanging="360"/>
      </w:pPr>
      <w:rPr>
        <w:rFonts w:ascii="Courier New" w:hAnsi="Courier New" w:hint="default"/>
      </w:rPr>
    </w:lvl>
    <w:lvl w:ilvl="2" w:tplc="A2F88592">
      <w:start w:val="1"/>
      <w:numFmt w:val="bullet"/>
      <w:lvlText w:val=""/>
      <w:lvlJc w:val="left"/>
      <w:pPr>
        <w:ind w:left="2160" w:hanging="360"/>
      </w:pPr>
      <w:rPr>
        <w:rFonts w:ascii="Wingdings" w:hAnsi="Wingdings" w:hint="default"/>
      </w:rPr>
    </w:lvl>
    <w:lvl w:ilvl="3" w:tplc="AD449868">
      <w:start w:val="1"/>
      <w:numFmt w:val="bullet"/>
      <w:lvlText w:val=""/>
      <w:lvlJc w:val="left"/>
      <w:pPr>
        <w:ind w:left="2880" w:hanging="360"/>
      </w:pPr>
      <w:rPr>
        <w:rFonts w:ascii="Symbol" w:hAnsi="Symbol" w:hint="default"/>
      </w:rPr>
    </w:lvl>
    <w:lvl w:ilvl="4" w:tplc="5B32E0DC">
      <w:start w:val="1"/>
      <w:numFmt w:val="bullet"/>
      <w:lvlText w:val="o"/>
      <w:lvlJc w:val="left"/>
      <w:pPr>
        <w:ind w:left="3600" w:hanging="360"/>
      </w:pPr>
      <w:rPr>
        <w:rFonts w:ascii="Courier New" w:hAnsi="Courier New" w:hint="default"/>
      </w:rPr>
    </w:lvl>
    <w:lvl w:ilvl="5" w:tplc="E248989C">
      <w:start w:val="1"/>
      <w:numFmt w:val="bullet"/>
      <w:lvlText w:val=""/>
      <w:lvlJc w:val="left"/>
      <w:pPr>
        <w:ind w:left="4320" w:hanging="360"/>
      </w:pPr>
      <w:rPr>
        <w:rFonts w:ascii="Wingdings" w:hAnsi="Wingdings" w:hint="default"/>
      </w:rPr>
    </w:lvl>
    <w:lvl w:ilvl="6" w:tplc="44A61276">
      <w:start w:val="1"/>
      <w:numFmt w:val="bullet"/>
      <w:lvlText w:val=""/>
      <w:lvlJc w:val="left"/>
      <w:pPr>
        <w:ind w:left="5040" w:hanging="360"/>
      </w:pPr>
      <w:rPr>
        <w:rFonts w:ascii="Symbol" w:hAnsi="Symbol" w:hint="default"/>
      </w:rPr>
    </w:lvl>
    <w:lvl w:ilvl="7" w:tplc="7C5C5E82">
      <w:start w:val="1"/>
      <w:numFmt w:val="bullet"/>
      <w:lvlText w:val="o"/>
      <w:lvlJc w:val="left"/>
      <w:pPr>
        <w:ind w:left="5760" w:hanging="360"/>
      </w:pPr>
      <w:rPr>
        <w:rFonts w:ascii="Courier New" w:hAnsi="Courier New" w:hint="default"/>
      </w:rPr>
    </w:lvl>
    <w:lvl w:ilvl="8" w:tplc="2ECA57B2">
      <w:start w:val="1"/>
      <w:numFmt w:val="bullet"/>
      <w:lvlText w:val=""/>
      <w:lvlJc w:val="left"/>
      <w:pPr>
        <w:ind w:left="6480" w:hanging="360"/>
      </w:pPr>
      <w:rPr>
        <w:rFonts w:ascii="Wingdings" w:hAnsi="Wingdings" w:hint="default"/>
      </w:rPr>
    </w:lvl>
  </w:abstractNum>
  <w:abstractNum w:abstractNumId="31" w15:restartNumberingAfterBreak="0">
    <w:nsid w:val="55E75308"/>
    <w:multiLevelType w:val="hybridMultilevel"/>
    <w:tmpl w:val="BD32CC50"/>
    <w:lvl w:ilvl="0" w:tplc="B3C0406E">
      <w:start w:val="1"/>
      <w:numFmt w:val="bullet"/>
      <w:lvlText w:val="-"/>
      <w:lvlJc w:val="left"/>
      <w:pPr>
        <w:ind w:left="720" w:hanging="360"/>
      </w:pPr>
      <w:rPr>
        <w:rFonts w:ascii="Aptos" w:hAnsi="Aptos" w:hint="default"/>
      </w:rPr>
    </w:lvl>
    <w:lvl w:ilvl="1" w:tplc="11BEE42E">
      <w:start w:val="1"/>
      <w:numFmt w:val="bullet"/>
      <w:lvlText w:val="o"/>
      <w:lvlJc w:val="left"/>
      <w:pPr>
        <w:ind w:left="1440" w:hanging="360"/>
      </w:pPr>
      <w:rPr>
        <w:rFonts w:ascii="Courier New" w:hAnsi="Courier New" w:hint="default"/>
      </w:rPr>
    </w:lvl>
    <w:lvl w:ilvl="2" w:tplc="6D0E1038">
      <w:start w:val="1"/>
      <w:numFmt w:val="bullet"/>
      <w:lvlText w:val=""/>
      <w:lvlJc w:val="left"/>
      <w:pPr>
        <w:ind w:left="2160" w:hanging="360"/>
      </w:pPr>
      <w:rPr>
        <w:rFonts w:ascii="Wingdings" w:hAnsi="Wingdings" w:hint="default"/>
      </w:rPr>
    </w:lvl>
    <w:lvl w:ilvl="3" w:tplc="7C02EC3E">
      <w:start w:val="1"/>
      <w:numFmt w:val="bullet"/>
      <w:lvlText w:val=""/>
      <w:lvlJc w:val="left"/>
      <w:pPr>
        <w:ind w:left="2880" w:hanging="360"/>
      </w:pPr>
      <w:rPr>
        <w:rFonts w:ascii="Symbol" w:hAnsi="Symbol" w:hint="default"/>
      </w:rPr>
    </w:lvl>
    <w:lvl w:ilvl="4" w:tplc="90EE695C">
      <w:start w:val="1"/>
      <w:numFmt w:val="bullet"/>
      <w:lvlText w:val="o"/>
      <w:lvlJc w:val="left"/>
      <w:pPr>
        <w:ind w:left="3600" w:hanging="360"/>
      </w:pPr>
      <w:rPr>
        <w:rFonts w:ascii="Courier New" w:hAnsi="Courier New" w:hint="default"/>
      </w:rPr>
    </w:lvl>
    <w:lvl w:ilvl="5" w:tplc="4A78755E">
      <w:start w:val="1"/>
      <w:numFmt w:val="bullet"/>
      <w:lvlText w:val=""/>
      <w:lvlJc w:val="left"/>
      <w:pPr>
        <w:ind w:left="4320" w:hanging="360"/>
      </w:pPr>
      <w:rPr>
        <w:rFonts w:ascii="Wingdings" w:hAnsi="Wingdings" w:hint="default"/>
      </w:rPr>
    </w:lvl>
    <w:lvl w:ilvl="6" w:tplc="3738E8B8">
      <w:start w:val="1"/>
      <w:numFmt w:val="bullet"/>
      <w:lvlText w:val=""/>
      <w:lvlJc w:val="left"/>
      <w:pPr>
        <w:ind w:left="5040" w:hanging="360"/>
      </w:pPr>
      <w:rPr>
        <w:rFonts w:ascii="Symbol" w:hAnsi="Symbol" w:hint="default"/>
      </w:rPr>
    </w:lvl>
    <w:lvl w:ilvl="7" w:tplc="6E148256">
      <w:start w:val="1"/>
      <w:numFmt w:val="bullet"/>
      <w:lvlText w:val="o"/>
      <w:lvlJc w:val="left"/>
      <w:pPr>
        <w:ind w:left="5760" w:hanging="360"/>
      </w:pPr>
      <w:rPr>
        <w:rFonts w:ascii="Courier New" w:hAnsi="Courier New" w:hint="default"/>
      </w:rPr>
    </w:lvl>
    <w:lvl w:ilvl="8" w:tplc="886AD7FE">
      <w:start w:val="1"/>
      <w:numFmt w:val="bullet"/>
      <w:lvlText w:val=""/>
      <w:lvlJc w:val="left"/>
      <w:pPr>
        <w:ind w:left="6480" w:hanging="360"/>
      </w:pPr>
      <w:rPr>
        <w:rFonts w:ascii="Wingdings" w:hAnsi="Wingdings" w:hint="default"/>
      </w:rPr>
    </w:lvl>
  </w:abstractNum>
  <w:abstractNum w:abstractNumId="32" w15:restartNumberingAfterBreak="0">
    <w:nsid w:val="56321149"/>
    <w:multiLevelType w:val="hybridMultilevel"/>
    <w:tmpl w:val="95068CAA"/>
    <w:lvl w:ilvl="0" w:tplc="B60EEF9C">
      <w:start w:val="1"/>
      <w:numFmt w:val="bullet"/>
      <w:lvlText w:val="-"/>
      <w:lvlJc w:val="left"/>
      <w:pPr>
        <w:ind w:left="720" w:hanging="360"/>
      </w:pPr>
      <w:rPr>
        <w:rFonts w:ascii="Aptos" w:hAnsi="Aptos" w:hint="default"/>
      </w:rPr>
    </w:lvl>
    <w:lvl w:ilvl="1" w:tplc="E2D6E7FC">
      <w:start w:val="1"/>
      <w:numFmt w:val="bullet"/>
      <w:lvlText w:val="o"/>
      <w:lvlJc w:val="left"/>
      <w:pPr>
        <w:ind w:left="1440" w:hanging="360"/>
      </w:pPr>
      <w:rPr>
        <w:rFonts w:ascii="Courier New" w:hAnsi="Courier New" w:hint="default"/>
      </w:rPr>
    </w:lvl>
    <w:lvl w:ilvl="2" w:tplc="4A1229EC">
      <w:start w:val="1"/>
      <w:numFmt w:val="bullet"/>
      <w:lvlText w:val=""/>
      <w:lvlJc w:val="left"/>
      <w:pPr>
        <w:ind w:left="2160" w:hanging="360"/>
      </w:pPr>
      <w:rPr>
        <w:rFonts w:ascii="Wingdings" w:hAnsi="Wingdings" w:hint="default"/>
      </w:rPr>
    </w:lvl>
    <w:lvl w:ilvl="3" w:tplc="9392CC94">
      <w:start w:val="1"/>
      <w:numFmt w:val="bullet"/>
      <w:lvlText w:val=""/>
      <w:lvlJc w:val="left"/>
      <w:pPr>
        <w:ind w:left="2880" w:hanging="360"/>
      </w:pPr>
      <w:rPr>
        <w:rFonts w:ascii="Symbol" w:hAnsi="Symbol" w:hint="default"/>
      </w:rPr>
    </w:lvl>
    <w:lvl w:ilvl="4" w:tplc="E8C2F140">
      <w:start w:val="1"/>
      <w:numFmt w:val="bullet"/>
      <w:lvlText w:val="o"/>
      <w:lvlJc w:val="left"/>
      <w:pPr>
        <w:ind w:left="3600" w:hanging="360"/>
      </w:pPr>
      <w:rPr>
        <w:rFonts w:ascii="Courier New" w:hAnsi="Courier New" w:hint="default"/>
      </w:rPr>
    </w:lvl>
    <w:lvl w:ilvl="5" w:tplc="E8443194">
      <w:start w:val="1"/>
      <w:numFmt w:val="bullet"/>
      <w:lvlText w:val=""/>
      <w:lvlJc w:val="left"/>
      <w:pPr>
        <w:ind w:left="4320" w:hanging="360"/>
      </w:pPr>
      <w:rPr>
        <w:rFonts w:ascii="Wingdings" w:hAnsi="Wingdings" w:hint="default"/>
      </w:rPr>
    </w:lvl>
    <w:lvl w:ilvl="6" w:tplc="4178F932">
      <w:start w:val="1"/>
      <w:numFmt w:val="bullet"/>
      <w:lvlText w:val=""/>
      <w:lvlJc w:val="left"/>
      <w:pPr>
        <w:ind w:left="5040" w:hanging="360"/>
      </w:pPr>
      <w:rPr>
        <w:rFonts w:ascii="Symbol" w:hAnsi="Symbol" w:hint="default"/>
      </w:rPr>
    </w:lvl>
    <w:lvl w:ilvl="7" w:tplc="82C4209E">
      <w:start w:val="1"/>
      <w:numFmt w:val="bullet"/>
      <w:lvlText w:val="o"/>
      <w:lvlJc w:val="left"/>
      <w:pPr>
        <w:ind w:left="5760" w:hanging="360"/>
      </w:pPr>
      <w:rPr>
        <w:rFonts w:ascii="Courier New" w:hAnsi="Courier New" w:hint="default"/>
      </w:rPr>
    </w:lvl>
    <w:lvl w:ilvl="8" w:tplc="BF74765C">
      <w:start w:val="1"/>
      <w:numFmt w:val="bullet"/>
      <w:lvlText w:val=""/>
      <w:lvlJc w:val="left"/>
      <w:pPr>
        <w:ind w:left="6480" w:hanging="360"/>
      </w:pPr>
      <w:rPr>
        <w:rFonts w:ascii="Wingdings" w:hAnsi="Wingdings" w:hint="default"/>
      </w:rPr>
    </w:lvl>
  </w:abstractNum>
  <w:abstractNum w:abstractNumId="33" w15:restartNumberingAfterBreak="0">
    <w:nsid w:val="59D05BA8"/>
    <w:multiLevelType w:val="hybridMultilevel"/>
    <w:tmpl w:val="75EC78DC"/>
    <w:lvl w:ilvl="0" w:tplc="22B6E838">
      <w:start w:val="1"/>
      <w:numFmt w:val="decimal"/>
      <w:lvlText w:val="%1."/>
      <w:lvlJc w:val="left"/>
      <w:pPr>
        <w:ind w:left="720" w:hanging="360"/>
      </w:pPr>
    </w:lvl>
    <w:lvl w:ilvl="1" w:tplc="68A64044">
      <w:start w:val="1"/>
      <w:numFmt w:val="decimal"/>
      <w:lvlText w:val="%2.4"/>
      <w:lvlJc w:val="left"/>
      <w:pPr>
        <w:ind w:left="1440" w:hanging="360"/>
      </w:pPr>
    </w:lvl>
    <w:lvl w:ilvl="2" w:tplc="E16C93A0">
      <w:start w:val="1"/>
      <w:numFmt w:val="lowerRoman"/>
      <w:lvlText w:val="%3."/>
      <w:lvlJc w:val="right"/>
      <w:pPr>
        <w:ind w:left="2160" w:hanging="180"/>
      </w:pPr>
    </w:lvl>
    <w:lvl w:ilvl="3" w:tplc="0DDC3686">
      <w:start w:val="1"/>
      <w:numFmt w:val="decimal"/>
      <w:lvlText w:val="%4."/>
      <w:lvlJc w:val="left"/>
      <w:pPr>
        <w:ind w:left="2880" w:hanging="360"/>
      </w:pPr>
    </w:lvl>
    <w:lvl w:ilvl="4" w:tplc="28E2B48E">
      <w:start w:val="1"/>
      <w:numFmt w:val="lowerLetter"/>
      <w:lvlText w:val="%5."/>
      <w:lvlJc w:val="left"/>
      <w:pPr>
        <w:ind w:left="3600" w:hanging="360"/>
      </w:pPr>
    </w:lvl>
    <w:lvl w:ilvl="5" w:tplc="4360455A">
      <w:start w:val="1"/>
      <w:numFmt w:val="lowerRoman"/>
      <w:lvlText w:val="%6."/>
      <w:lvlJc w:val="right"/>
      <w:pPr>
        <w:ind w:left="4320" w:hanging="180"/>
      </w:pPr>
    </w:lvl>
    <w:lvl w:ilvl="6" w:tplc="F1945326">
      <w:start w:val="1"/>
      <w:numFmt w:val="decimal"/>
      <w:lvlText w:val="%7."/>
      <w:lvlJc w:val="left"/>
      <w:pPr>
        <w:ind w:left="5040" w:hanging="360"/>
      </w:pPr>
    </w:lvl>
    <w:lvl w:ilvl="7" w:tplc="3A96FAF4">
      <w:start w:val="1"/>
      <w:numFmt w:val="lowerLetter"/>
      <w:lvlText w:val="%8."/>
      <w:lvlJc w:val="left"/>
      <w:pPr>
        <w:ind w:left="5760" w:hanging="360"/>
      </w:pPr>
    </w:lvl>
    <w:lvl w:ilvl="8" w:tplc="FCDC3904">
      <w:start w:val="1"/>
      <w:numFmt w:val="lowerRoman"/>
      <w:lvlText w:val="%9."/>
      <w:lvlJc w:val="right"/>
      <w:pPr>
        <w:ind w:left="6480" w:hanging="180"/>
      </w:pPr>
    </w:lvl>
  </w:abstractNum>
  <w:abstractNum w:abstractNumId="34" w15:restartNumberingAfterBreak="0">
    <w:nsid w:val="5AA82F4D"/>
    <w:multiLevelType w:val="hybridMultilevel"/>
    <w:tmpl w:val="DA72D3D0"/>
    <w:lvl w:ilvl="0" w:tplc="9D7C4DA4">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5EA9FE4A"/>
    <w:multiLevelType w:val="hybridMultilevel"/>
    <w:tmpl w:val="3AD4343A"/>
    <w:lvl w:ilvl="0" w:tplc="E6248336">
      <w:start w:val="1"/>
      <w:numFmt w:val="bullet"/>
      <w:lvlText w:val="-"/>
      <w:lvlJc w:val="left"/>
      <w:pPr>
        <w:ind w:left="720" w:hanging="360"/>
      </w:pPr>
      <w:rPr>
        <w:rFonts w:ascii="Calibri" w:hAnsi="Calibri" w:hint="default"/>
      </w:rPr>
    </w:lvl>
    <w:lvl w:ilvl="1" w:tplc="10F609AA">
      <w:start w:val="1"/>
      <w:numFmt w:val="bullet"/>
      <w:lvlText w:val="o"/>
      <w:lvlJc w:val="left"/>
      <w:pPr>
        <w:ind w:left="1440" w:hanging="360"/>
      </w:pPr>
      <w:rPr>
        <w:rFonts w:ascii="Courier New" w:hAnsi="Courier New" w:hint="default"/>
      </w:rPr>
    </w:lvl>
    <w:lvl w:ilvl="2" w:tplc="039A7562">
      <w:start w:val="1"/>
      <w:numFmt w:val="bullet"/>
      <w:lvlText w:val=""/>
      <w:lvlJc w:val="left"/>
      <w:pPr>
        <w:ind w:left="2160" w:hanging="360"/>
      </w:pPr>
      <w:rPr>
        <w:rFonts w:ascii="Wingdings" w:hAnsi="Wingdings" w:hint="default"/>
      </w:rPr>
    </w:lvl>
    <w:lvl w:ilvl="3" w:tplc="9C92FD74">
      <w:start w:val="1"/>
      <w:numFmt w:val="bullet"/>
      <w:lvlText w:val=""/>
      <w:lvlJc w:val="left"/>
      <w:pPr>
        <w:ind w:left="2880" w:hanging="360"/>
      </w:pPr>
      <w:rPr>
        <w:rFonts w:ascii="Symbol" w:hAnsi="Symbol" w:hint="default"/>
      </w:rPr>
    </w:lvl>
    <w:lvl w:ilvl="4" w:tplc="133EB44A">
      <w:start w:val="1"/>
      <w:numFmt w:val="bullet"/>
      <w:lvlText w:val="o"/>
      <w:lvlJc w:val="left"/>
      <w:pPr>
        <w:ind w:left="3600" w:hanging="360"/>
      </w:pPr>
      <w:rPr>
        <w:rFonts w:ascii="Courier New" w:hAnsi="Courier New" w:hint="default"/>
      </w:rPr>
    </w:lvl>
    <w:lvl w:ilvl="5" w:tplc="2CC028B0">
      <w:start w:val="1"/>
      <w:numFmt w:val="bullet"/>
      <w:lvlText w:val=""/>
      <w:lvlJc w:val="left"/>
      <w:pPr>
        <w:ind w:left="4320" w:hanging="360"/>
      </w:pPr>
      <w:rPr>
        <w:rFonts w:ascii="Wingdings" w:hAnsi="Wingdings" w:hint="default"/>
      </w:rPr>
    </w:lvl>
    <w:lvl w:ilvl="6" w:tplc="64BA95DA">
      <w:start w:val="1"/>
      <w:numFmt w:val="bullet"/>
      <w:lvlText w:val=""/>
      <w:lvlJc w:val="left"/>
      <w:pPr>
        <w:ind w:left="5040" w:hanging="360"/>
      </w:pPr>
      <w:rPr>
        <w:rFonts w:ascii="Symbol" w:hAnsi="Symbol" w:hint="default"/>
      </w:rPr>
    </w:lvl>
    <w:lvl w:ilvl="7" w:tplc="5D76D8D0">
      <w:start w:val="1"/>
      <w:numFmt w:val="bullet"/>
      <w:lvlText w:val="o"/>
      <w:lvlJc w:val="left"/>
      <w:pPr>
        <w:ind w:left="5760" w:hanging="360"/>
      </w:pPr>
      <w:rPr>
        <w:rFonts w:ascii="Courier New" w:hAnsi="Courier New" w:hint="default"/>
      </w:rPr>
    </w:lvl>
    <w:lvl w:ilvl="8" w:tplc="30B61622">
      <w:start w:val="1"/>
      <w:numFmt w:val="bullet"/>
      <w:lvlText w:val=""/>
      <w:lvlJc w:val="left"/>
      <w:pPr>
        <w:ind w:left="6480" w:hanging="360"/>
      </w:pPr>
      <w:rPr>
        <w:rFonts w:ascii="Wingdings" w:hAnsi="Wingdings" w:hint="default"/>
      </w:rPr>
    </w:lvl>
  </w:abstractNum>
  <w:abstractNum w:abstractNumId="36" w15:restartNumberingAfterBreak="0">
    <w:nsid w:val="5F7E1E81"/>
    <w:multiLevelType w:val="hybridMultilevel"/>
    <w:tmpl w:val="0C80E2C4"/>
    <w:lvl w:ilvl="0" w:tplc="FF563BB0">
      <w:start w:val="1"/>
      <w:numFmt w:val="decimal"/>
      <w:lvlText w:val="%1."/>
      <w:lvlJc w:val="left"/>
      <w:pPr>
        <w:ind w:left="720" w:hanging="360"/>
      </w:pPr>
    </w:lvl>
    <w:lvl w:ilvl="1" w:tplc="23EA203E">
      <w:start w:val="1"/>
      <w:numFmt w:val="decimal"/>
      <w:lvlText w:val="%2.3"/>
      <w:lvlJc w:val="left"/>
      <w:pPr>
        <w:ind w:left="1440" w:hanging="360"/>
      </w:pPr>
    </w:lvl>
    <w:lvl w:ilvl="2" w:tplc="44083564">
      <w:start w:val="1"/>
      <w:numFmt w:val="lowerRoman"/>
      <w:lvlText w:val="%3."/>
      <w:lvlJc w:val="right"/>
      <w:pPr>
        <w:ind w:left="2160" w:hanging="180"/>
      </w:pPr>
    </w:lvl>
    <w:lvl w:ilvl="3" w:tplc="8E8C2A6A">
      <w:start w:val="1"/>
      <w:numFmt w:val="decimal"/>
      <w:lvlText w:val="%4."/>
      <w:lvlJc w:val="left"/>
      <w:pPr>
        <w:ind w:left="2880" w:hanging="360"/>
      </w:pPr>
    </w:lvl>
    <w:lvl w:ilvl="4" w:tplc="8FFC557E">
      <w:start w:val="1"/>
      <w:numFmt w:val="lowerLetter"/>
      <w:lvlText w:val="%5."/>
      <w:lvlJc w:val="left"/>
      <w:pPr>
        <w:ind w:left="3600" w:hanging="360"/>
      </w:pPr>
    </w:lvl>
    <w:lvl w:ilvl="5" w:tplc="5918811E">
      <w:start w:val="1"/>
      <w:numFmt w:val="lowerRoman"/>
      <w:lvlText w:val="%6."/>
      <w:lvlJc w:val="right"/>
      <w:pPr>
        <w:ind w:left="4320" w:hanging="180"/>
      </w:pPr>
    </w:lvl>
    <w:lvl w:ilvl="6" w:tplc="D77A1350">
      <w:start w:val="1"/>
      <w:numFmt w:val="decimal"/>
      <w:lvlText w:val="%7."/>
      <w:lvlJc w:val="left"/>
      <w:pPr>
        <w:ind w:left="5040" w:hanging="360"/>
      </w:pPr>
    </w:lvl>
    <w:lvl w:ilvl="7" w:tplc="216A435C">
      <w:start w:val="1"/>
      <w:numFmt w:val="lowerLetter"/>
      <w:lvlText w:val="%8."/>
      <w:lvlJc w:val="left"/>
      <w:pPr>
        <w:ind w:left="5760" w:hanging="360"/>
      </w:pPr>
    </w:lvl>
    <w:lvl w:ilvl="8" w:tplc="987EB58A">
      <w:start w:val="1"/>
      <w:numFmt w:val="lowerRoman"/>
      <w:lvlText w:val="%9."/>
      <w:lvlJc w:val="right"/>
      <w:pPr>
        <w:ind w:left="6480" w:hanging="180"/>
      </w:pPr>
    </w:lvl>
  </w:abstractNum>
  <w:abstractNum w:abstractNumId="37" w15:restartNumberingAfterBreak="0">
    <w:nsid w:val="615F85E6"/>
    <w:multiLevelType w:val="hybridMultilevel"/>
    <w:tmpl w:val="44D61688"/>
    <w:lvl w:ilvl="0" w:tplc="A67A0482">
      <w:start w:val="1"/>
      <w:numFmt w:val="bullet"/>
      <w:lvlText w:val="-"/>
      <w:lvlJc w:val="left"/>
      <w:pPr>
        <w:ind w:left="720" w:hanging="360"/>
      </w:pPr>
      <w:rPr>
        <w:rFonts w:ascii="Aptos" w:hAnsi="Aptos" w:hint="default"/>
      </w:rPr>
    </w:lvl>
    <w:lvl w:ilvl="1" w:tplc="54745FEE">
      <w:start w:val="1"/>
      <w:numFmt w:val="bullet"/>
      <w:lvlText w:val="o"/>
      <w:lvlJc w:val="left"/>
      <w:pPr>
        <w:ind w:left="1440" w:hanging="360"/>
      </w:pPr>
      <w:rPr>
        <w:rFonts w:ascii="Courier New" w:hAnsi="Courier New" w:hint="default"/>
      </w:rPr>
    </w:lvl>
    <w:lvl w:ilvl="2" w:tplc="9DF8D1F0">
      <w:start w:val="1"/>
      <w:numFmt w:val="bullet"/>
      <w:lvlText w:val=""/>
      <w:lvlJc w:val="left"/>
      <w:pPr>
        <w:ind w:left="2160" w:hanging="360"/>
      </w:pPr>
      <w:rPr>
        <w:rFonts w:ascii="Wingdings" w:hAnsi="Wingdings" w:hint="default"/>
      </w:rPr>
    </w:lvl>
    <w:lvl w:ilvl="3" w:tplc="645EBF1A">
      <w:start w:val="1"/>
      <w:numFmt w:val="bullet"/>
      <w:lvlText w:val=""/>
      <w:lvlJc w:val="left"/>
      <w:pPr>
        <w:ind w:left="2880" w:hanging="360"/>
      </w:pPr>
      <w:rPr>
        <w:rFonts w:ascii="Symbol" w:hAnsi="Symbol" w:hint="default"/>
      </w:rPr>
    </w:lvl>
    <w:lvl w:ilvl="4" w:tplc="CDA602B4">
      <w:start w:val="1"/>
      <w:numFmt w:val="bullet"/>
      <w:lvlText w:val="o"/>
      <w:lvlJc w:val="left"/>
      <w:pPr>
        <w:ind w:left="3600" w:hanging="360"/>
      </w:pPr>
      <w:rPr>
        <w:rFonts w:ascii="Courier New" w:hAnsi="Courier New" w:hint="default"/>
      </w:rPr>
    </w:lvl>
    <w:lvl w:ilvl="5" w:tplc="EE98F0AE">
      <w:start w:val="1"/>
      <w:numFmt w:val="bullet"/>
      <w:lvlText w:val=""/>
      <w:lvlJc w:val="left"/>
      <w:pPr>
        <w:ind w:left="4320" w:hanging="360"/>
      </w:pPr>
      <w:rPr>
        <w:rFonts w:ascii="Wingdings" w:hAnsi="Wingdings" w:hint="default"/>
      </w:rPr>
    </w:lvl>
    <w:lvl w:ilvl="6" w:tplc="D6BC88C4">
      <w:start w:val="1"/>
      <w:numFmt w:val="bullet"/>
      <w:lvlText w:val=""/>
      <w:lvlJc w:val="left"/>
      <w:pPr>
        <w:ind w:left="5040" w:hanging="360"/>
      </w:pPr>
      <w:rPr>
        <w:rFonts w:ascii="Symbol" w:hAnsi="Symbol" w:hint="default"/>
      </w:rPr>
    </w:lvl>
    <w:lvl w:ilvl="7" w:tplc="3BB2A914">
      <w:start w:val="1"/>
      <w:numFmt w:val="bullet"/>
      <w:lvlText w:val="o"/>
      <w:lvlJc w:val="left"/>
      <w:pPr>
        <w:ind w:left="5760" w:hanging="360"/>
      </w:pPr>
      <w:rPr>
        <w:rFonts w:ascii="Courier New" w:hAnsi="Courier New" w:hint="default"/>
      </w:rPr>
    </w:lvl>
    <w:lvl w:ilvl="8" w:tplc="DB944334">
      <w:start w:val="1"/>
      <w:numFmt w:val="bullet"/>
      <w:lvlText w:val=""/>
      <w:lvlJc w:val="left"/>
      <w:pPr>
        <w:ind w:left="6480" w:hanging="360"/>
      </w:pPr>
      <w:rPr>
        <w:rFonts w:ascii="Wingdings" w:hAnsi="Wingdings" w:hint="default"/>
      </w:rPr>
    </w:lvl>
  </w:abstractNum>
  <w:abstractNum w:abstractNumId="38" w15:restartNumberingAfterBreak="0">
    <w:nsid w:val="61960B3D"/>
    <w:multiLevelType w:val="hybridMultilevel"/>
    <w:tmpl w:val="1B0A97B8"/>
    <w:lvl w:ilvl="0" w:tplc="07E42AE8">
      <w:start w:val="1"/>
      <w:numFmt w:val="decimal"/>
      <w:lvlText w:val="%1."/>
      <w:lvlJc w:val="left"/>
      <w:pPr>
        <w:ind w:left="720" w:hanging="360"/>
      </w:pPr>
    </w:lvl>
    <w:lvl w:ilvl="1" w:tplc="527AA7BE">
      <w:start w:val="1"/>
      <w:numFmt w:val="decimal"/>
      <w:lvlText w:val="%2.2"/>
      <w:lvlJc w:val="left"/>
      <w:pPr>
        <w:ind w:left="1440" w:hanging="360"/>
      </w:pPr>
    </w:lvl>
    <w:lvl w:ilvl="2" w:tplc="9B9E9D90">
      <w:start w:val="1"/>
      <w:numFmt w:val="lowerRoman"/>
      <w:lvlText w:val="%3."/>
      <w:lvlJc w:val="right"/>
      <w:pPr>
        <w:ind w:left="2160" w:hanging="180"/>
      </w:pPr>
    </w:lvl>
    <w:lvl w:ilvl="3" w:tplc="418C186A">
      <w:start w:val="1"/>
      <w:numFmt w:val="decimal"/>
      <w:lvlText w:val="%4."/>
      <w:lvlJc w:val="left"/>
      <w:pPr>
        <w:ind w:left="2880" w:hanging="360"/>
      </w:pPr>
    </w:lvl>
    <w:lvl w:ilvl="4" w:tplc="FD40294A">
      <w:start w:val="1"/>
      <w:numFmt w:val="lowerLetter"/>
      <w:lvlText w:val="%5."/>
      <w:lvlJc w:val="left"/>
      <w:pPr>
        <w:ind w:left="3600" w:hanging="360"/>
      </w:pPr>
    </w:lvl>
    <w:lvl w:ilvl="5" w:tplc="53BEF3AE">
      <w:start w:val="1"/>
      <w:numFmt w:val="lowerRoman"/>
      <w:lvlText w:val="%6."/>
      <w:lvlJc w:val="right"/>
      <w:pPr>
        <w:ind w:left="4320" w:hanging="180"/>
      </w:pPr>
    </w:lvl>
    <w:lvl w:ilvl="6" w:tplc="FD68424C">
      <w:start w:val="1"/>
      <w:numFmt w:val="decimal"/>
      <w:lvlText w:val="%7."/>
      <w:lvlJc w:val="left"/>
      <w:pPr>
        <w:ind w:left="5040" w:hanging="360"/>
      </w:pPr>
    </w:lvl>
    <w:lvl w:ilvl="7" w:tplc="D778C740">
      <w:start w:val="1"/>
      <w:numFmt w:val="lowerLetter"/>
      <w:lvlText w:val="%8."/>
      <w:lvlJc w:val="left"/>
      <w:pPr>
        <w:ind w:left="5760" w:hanging="360"/>
      </w:pPr>
    </w:lvl>
    <w:lvl w:ilvl="8" w:tplc="8F24E4A4">
      <w:start w:val="1"/>
      <w:numFmt w:val="lowerRoman"/>
      <w:lvlText w:val="%9."/>
      <w:lvlJc w:val="right"/>
      <w:pPr>
        <w:ind w:left="6480" w:hanging="180"/>
      </w:pPr>
    </w:lvl>
  </w:abstractNum>
  <w:abstractNum w:abstractNumId="39" w15:restartNumberingAfterBreak="0">
    <w:nsid w:val="61A891C5"/>
    <w:multiLevelType w:val="hybridMultilevel"/>
    <w:tmpl w:val="2B9C4A58"/>
    <w:lvl w:ilvl="0" w:tplc="74A42294">
      <w:start w:val="1"/>
      <w:numFmt w:val="decimal"/>
      <w:lvlText w:val="%1."/>
      <w:lvlJc w:val="left"/>
      <w:pPr>
        <w:ind w:left="720" w:hanging="360"/>
      </w:pPr>
    </w:lvl>
    <w:lvl w:ilvl="1" w:tplc="DA36FD36">
      <w:start w:val="1"/>
      <w:numFmt w:val="lowerLetter"/>
      <w:lvlText w:val="%2."/>
      <w:lvlJc w:val="left"/>
      <w:pPr>
        <w:ind w:left="1440" w:hanging="360"/>
      </w:pPr>
    </w:lvl>
    <w:lvl w:ilvl="2" w:tplc="A07E6D48">
      <w:start w:val="1"/>
      <w:numFmt w:val="lowerRoman"/>
      <w:lvlText w:val="%3."/>
      <w:lvlJc w:val="right"/>
      <w:pPr>
        <w:ind w:left="2160" w:hanging="180"/>
      </w:pPr>
    </w:lvl>
    <w:lvl w:ilvl="3" w:tplc="F2541312">
      <w:start w:val="1"/>
      <w:numFmt w:val="decimal"/>
      <w:lvlText w:val="%4."/>
      <w:lvlJc w:val="left"/>
      <w:pPr>
        <w:ind w:left="2880" w:hanging="360"/>
      </w:pPr>
    </w:lvl>
    <w:lvl w:ilvl="4" w:tplc="FC8C2A3A">
      <w:start w:val="1"/>
      <w:numFmt w:val="lowerLetter"/>
      <w:lvlText w:val="%5."/>
      <w:lvlJc w:val="left"/>
      <w:pPr>
        <w:ind w:left="3600" w:hanging="360"/>
      </w:pPr>
    </w:lvl>
    <w:lvl w:ilvl="5" w:tplc="6CF8D14A">
      <w:start w:val="1"/>
      <w:numFmt w:val="lowerRoman"/>
      <w:lvlText w:val="%6."/>
      <w:lvlJc w:val="right"/>
      <w:pPr>
        <w:ind w:left="4320" w:hanging="180"/>
      </w:pPr>
    </w:lvl>
    <w:lvl w:ilvl="6" w:tplc="BEC878C0">
      <w:start w:val="1"/>
      <w:numFmt w:val="decimal"/>
      <w:lvlText w:val="%7."/>
      <w:lvlJc w:val="left"/>
      <w:pPr>
        <w:ind w:left="5040" w:hanging="360"/>
      </w:pPr>
    </w:lvl>
    <w:lvl w:ilvl="7" w:tplc="D632F176">
      <w:start w:val="1"/>
      <w:numFmt w:val="lowerLetter"/>
      <w:lvlText w:val="%8."/>
      <w:lvlJc w:val="left"/>
      <w:pPr>
        <w:ind w:left="5760" w:hanging="360"/>
      </w:pPr>
    </w:lvl>
    <w:lvl w:ilvl="8" w:tplc="ECA6493A">
      <w:start w:val="1"/>
      <w:numFmt w:val="lowerRoman"/>
      <w:lvlText w:val="%9."/>
      <w:lvlJc w:val="right"/>
      <w:pPr>
        <w:ind w:left="6480" w:hanging="180"/>
      </w:pPr>
    </w:lvl>
  </w:abstractNum>
  <w:abstractNum w:abstractNumId="40" w15:restartNumberingAfterBreak="0">
    <w:nsid w:val="63F2E51B"/>
    <w:multiLevelType w:val="hybridMultilevel"/>
    <w:tmpl w:val="9F62EE34"/>
    <w:lvl w:ilvl="0" w:tplc="D364490A">
      <w:start w:val="1"/>
      <w:numFmt w:val="bullet"/>
      <w:lvlText w:val="-"/>
      <w:lvlJc w:val="left"/>
      <w:pPr>
        <w:ind w:left="1080" w:hanging="360"/>
      </w:pPr>
      <w:rPr>
        <w:rFonts w:ascii="Aptos" w:hAnsi="Aptos" w:hint="default"/>
      </w:rPr>
    </w:lvl>
    <w:lvl w:ilvl="1" w:tplc="9B127AE2">
      <w:start w:val="1"/>
      <w:numFmt w:val="bullet"/>
      <w:lvlText w:val="o"/>
      <w:lvlJc w:val="left"/>
      <w:pPr>
        <w:ind w:left="1800" w:hanging="360"/>
      </w:pPr>
      <w:rPr>
        <w:rFonts w:ascii="Courier New" w:hAnsi="Courier New" w:hint="default"/>
      </w:rPr>
    </w:lvl>
    <w:lvl w:ilvl="2" w:tplc="D780D98A">
      <w:start w:val="1"/>
      <w:numFmt w:val="bullet"/>
      <w:lvlText w:val=""/>
      <w:lvlJc w:val="left"/>
      <w:pPr>
        <w:ind w:left="2520" w:hanging="360"/>
      </w:pPr>
      <w:rPr>
        <w:rFonts w:ascii="Wingdings" w:hAnsi="Wingdings" w:hint="default"/>
      </w:rPr>
    </w:lvl>
    <w:lvl w:ilvl="3" w:tplc="327C2CF4">
      <w:start w:val="1"/>
      <w:numFmt w:val="bullet"/>
      <w:lvlText w:val=""/>
      <w:lvlJc w:val="left"/>
      <w:pPr>
        <w:ind w:left="3240" w:hanging="360"/>
      </w:pPr>
      <w:rPr>
        <w:rFonts w:ascii="Symbol" w:hAnsi="Symbol" w:hint="default"/>
      </w:rPr>
    </w:lvl>
    <w:lvl w:ilvl="4" w:tplc="0896D2AC">
      <w:start w:val="1"/>
      <w:numFmt w:val="bullet"/>
      <w:lvlText w:val="o"/>
      <w:lvlJc w:val="left"/>
      <w:pPr>
        <w:ind w:left="3960" w:hanging="360"/>
      </w:pPr>
      <w:rPr>
        <w:rFonts w:ascii="Courier New" w:hAnsi="Courier New" w:hint="default"/>
      </w:rPr>
    </w:lvl>
    <w:lvl w:ilvl="5" w:tplc="95D804A4">
      <w:start w:val="1"/>
      <w:numFmt w:val="bullet"/>
      <w:lvlText w:val=""/>
      <w:lvlJc w:val="left"/>
      <w:pPr>
        <w:ind w:left="4680" w:hanging="360"/>
      </w:pPr>
      <w:rPr>
        <w:rFonts w:ascii="Wingdings" w:hAnsi="Wingdings" w:hint="default"/>
      </w:rPr>
    </w:lvl>
    <w:lvl w:ilvl="6" w:tplc="6302C494">
      <w:start w:val="1"/>
      <w:numFmt w:val="bullet"/>
      <w:lvlText w:val=""/>
      <w:lvlJc w:val="left"/>
      <w:pPr>
        <w:ind w:left="5400" w:hanging="360"/>
      </w:pPr>
      <w:rPr>
        <w:rFonts w:ascii="Symbol" w:hAnsi="Symbol" w:hint="default"/>
      </w:rPr>
    </w:lvl>
    <w:lvl w:ilvl="7" w:tplc="1E2ABC64">
      <w:start w:val="1"/>
      <w:numFmt w:val="bullet"/>
      <w:lvlText w:val="o"/>
      <w:lvlJc w:val="left"/>
      <w:pPr>
        <w:ind w:left="6120" w:hanging="360"/>
      </w:pPr>
      <w:rPr>
        <w:rFonts w:ascii="Courier New" w:hAnsi="Courier New" w:hint="default"/>
      </w:rPr>
    </w:lvl>
    <w:lvl w:ilvl="8" w:tplc="BEE85144">
      <w:start w:val="1"/>
      <w:numFmt w:val="bullet"/>
      <w:lvlText w:val=""/>
      <w:lvlJc w:val="left"/>
      <w:pPr>
        <w:ind w:left="6840" w:hanging="360"/>
      </w:pPr>
      <w:rPr>
        <w:rFonts w:ascii="Wingdings" w:hAnsi="Wingdings" w:hint="default"/>
      </w:rPr>
    </w:lvl>
  </w:abstractNum>
  <w:abstractNum w:abstractNumId="41" w15:restartNumberingAfterBreak="0">
    <w:nsid w:val="68E92E33"/>
    <w:multiLevelType w:val="hybridMultilevel"/>
    <w:tmpl w:val="F5BE23E0"/>
    <w:lvl w:ilvl="0" w:tplc="AE6A8D02">
      <w:start w:val="1"/>
      <w:numFmt w:val="bullet"/>
      <w:lvlText w:val="-"/>
      <w:lvlJc w:val="left"/>
      <w:pPr>
        <w:ind w:left="720" w:hanging="360"/>
      </w:pPr>
      <w:rPr>
        <w:rFonts w:ascii="Calibri" w:hAnsi="Calibri" w:hint="default"/>
      </w:rPr>
    </w:lvl>
    <w:lvl w:ilvl="1" w:tplc="08B0A330">
      <w:start w:val="1"/>
      <w:numFmt w:val="bullet"/>
      <w:lvlText w:val="o"/>
      <w:lvlJc w:val="left"/>
      <w:pPr>
        <w:ind w:left="1440" w:hanging="360"/>
      </w:pPr>
      <w:rPr>
        <w:rFonts w:ascii="Courier New" w:hAnsi="Courier New" w:hint="default"/>
      </w:rPr>
    </w:lvl>
    <w:lvl w:ilvl="2" w:tplc="D31A1E6C">
      <w:start w:val="1"/>
      <w:numFmt w:val="bullet"/>
      <w:lvlText w:val=""/>
      <w:lvlJc w:val="left"/>
      <w:pPr>
        <w:ind w:left="2160" w:hanging="360"/>
      </w:pPr>
      <w:rPr>
        <w:rFonts w:ascii="Wingdings" w:hAnsi="Wingdings" w:hint="default"/>
      </w:rPr>
    </w:lvl>
    <w:lvl w:ilvl="3" w:tplc="9BDA67A8">
      <w:start w:val="1"/>
      <w:numFmt w:val="bullet"/>
      <w:lvlText w:val=""/>
      <w:lvlJc w:val="left"/>
      <w:pPr>
        <w:ind w:left="2880" w:hanging="360"/>
      </w:pPr>
      <w:rPr>
        <w:rFonts w:ascii="Symbol" w:hAnsi="Symbol" w:hint="default"/>
      </w:rPr>
    </w:lvl>
    <w:lvl w:ilvl="4" w:tplc="1B980CF4">
      <w:start w:val="1"/>
      <w:numFmt w:val="bullet"/>
      <w:lvlText w:val="o"/>
      <w:lvlJc w:val="left"/>
      <w:pPr>
        <w:ind w:left="3600" w:hanging="360"/>
      </w:pPr>
      <w:rPr>
        <w:rFonts w:ascii="Courier New" w:hAnsi="Courier New" w:hint="default"/>
      </w:rPr>
    </w:lvl>
    <w:lvl w:ilvl="5" w:tplc="429A862A">
      <w:start w:val="1"/>
      <w:numFmt w:val="bullet"/>
      <w:lvlText w:val=""/>
      <w:lvlJc w:val="left"/>
      <w:pPr>
        <w:ind w:left="4320" w:hanging="360"/>
      </w:pPr>
      <w:rPr>
        <w:rFonts w:ascii="Wingdings" w:hAnsi="Wingdings" w:hint="default"/>
      </w:rPr>
    </w:lvl>
    <w:lvl w:ilvl="6" w:tplc="6A2A552E">
      <w:start w:val="1"/>
      <w:numFmt w:val="bullet"/>
      <w:lvlText w:val=""/>
      <w:lvlJc w:val="left"/>
      <w:pPr>
        <w:ind w:left="5040" w:hanging="360"/>
      </w:pPr>
      <w:rPr>
        <w:rFonts w:ascii="Symbol" w:hAnsi="Symbol" w:hint="default"/>
      </w:rPr>
    </w:lvl>
    <w:lvl w:ilvl="7" w:tplc="584A8302">
      <w:start w:val="1"/>
      <w:numFmt w:val="bullet"/>
      <w:lvlText w:val="o"/>
      <w:lvlJc w:val="left"/>
      <w:pPr>
        <w:ind w:left="5760" w:hanging="360"/>
      </w:pPr>
      <w:rPr>
        <w:rFonts w:ascii="Courier New" w:hAnsi="Courier New" w:hint="default"/>
      </w:rPr>
    </w:lvl>
    <w:lvl w:ilvl="8" w:tplc="823CB7B8">
      <w:start w:val="1"/>
      <w:numFmt w:val="bullet"/>
      <w:lvlText w:val=""/>
      <w:lvlJc w:val="left"/>
      <w:pPr>
        <w:ind w:left="6480" w:hanging="360"/>
      </w:pPr>
      <w:rPr>
        <w:rFonts w:ascii="Wingdings" w:hAnsi="Wingdings" w:hint="default"/>
      </w:rPr>
    </w:lvl>
  </w:abstractNum>
  <w:abstractNum w:abstractNumId="42" w15:restartNumberingAfterBreak="0">
    <w:nsid w:val="6A615014"/>
    <w:multiLevelType w:val="hybridMultilevel"/>
    <w:tmpl w:val="E1CCCD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A9F1381"/>
    <w:multiLevelType w:val="hybridMultilevel"/>
    <w:tmpl w:val="45D8F5E2"/>
    <w:lvl w:ilvl="0" w:tplc="71622D9C">
      <w:start w:val="1"/>
      <w:numFmt w:val="bullet"/>
      <w:lvlText w:val="-"/>
      <w:lvlJc w:val="left"/>
      <w:pPr>
        <w:ind w:left="720" w:hanging="360"/>
      </w:pPr>
      <w:rPr>
        <w:rFonts w:ascii="Calibri" w:eastAsiaTheme="minorHAns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4" w15:restartNumberingAfterBreak="0">
    <w:nsid w:val="6FCAE8C8"/>
    <w:multiLevelType w:val="hybridMultilevel"/>
    <w:tmpl w:val="CD746DEA"/>
    <w:lvl w:ilvl="0" w:tplc="037040E0">
      <w:start w:val="1"/>
      <w:numFmt w:val="decimal"/>
      <w:lvlText w:val="%1."/>
      <w:lvlJc w:val="left"/>
      <w:pPr>
        <w:ind w:left="720" w:hanging="360"/>
      </w:pPr>
    </w:lvl>
    <w:lvl w:ilvl="1" w:tplc="4636E8C6">
      <w:start w:val="1"/>
      <w:numFmt w:val="decimal"/>
      <w:lvlText w:val="%2.4"/>
      <w:lvlJc w:val="left"/>
      <w:pPr>
        <w:ind w:left="1440" w:hanging="360"/>
      </w:pPr>
    </w:lvl>
    <w:lvl w:ilvl="2" w:tplc="B5C851E2">
      <w:start w:val="1"/>
      <w:numFmt w:val="lowerRoman"/>
      <w:lvlText w:val="%3."/>
      <w:lvlJc w:val="right"/>
      <w:pPr>
        <w:ind w:left="2160" w:hanging="180"/>
      </w:pPr>
    </w:lvl>
    <w:lvl w:ilvl="3" w:tplc="AB823C7E">
      <w:start w:val="1"/>
      <w:numFmt w:val="decimal"/>
      <w:lvlText w:val="%4."/>
      <w:lvlJc w:val="left"/>
      <w:pPr>
        <w:ind w:left="2880" w:hanging="360"/>
      </w:pPr>
    </w:lvl>
    <w:lvl w:ilvl="4" w:tplc="207A5F32">
      <w:start w:val="1"/>
      <w:numFmt w:val="lowerLetter"/>
      <w:lvlText w:val="%5."/>
      <w:lvlJc w:val="left"/>
      <w:pPr>
        <w:ind w:left="3600" w:hanging="360"/>
      </w:pPr>
    </w:lvl>
    <w:lvl w:ilvl="5" w:tplc="96024DE0">
      <w:start w:val="1"/>
      <w:numFmt w:val="lowerRoman"/>
      <w:lvlText w:val="%6."/>
      <w:lvlJc w:val="right"/>
      <w:pPr>
        <w:ind w:left="4320" w:hanging="180"/>
      </w:pPr>
    </w:lvl>
    <w:lvl w:ilvl="6" w:tplc="159672C4">
      <w:start w:val="1"/>
      <w:numFmt w:val="decimal"/>
      <w:lvlText w:val="%7."/>
      <w:lvlJc w:val="left"/>
      <w:pPr>
        <w:ind w:left="5040" w:hanging="360"/>
      </w:pPr>
    </w:lvl>
    <w:lvl w:ilvl="7" w:tplc="4BEAB152">
      <w:start w:val="1"/>
      <w:numFmt w:val="lowerLetter"/>
      <w:lvlText w:val="%8."/>
      <w:lvlJc w:val="left"/>
      <w:pPr>
        <w:ind w:left="5760" w:hanging="360"/>
      </w:pPr>
    </w:lvl>
    <w:lvl w:ilvl="8" w:tplc="38BAA3E6">
      <w:start w:val="1"/>
      <w:numFmt w:val="lowerRoman"/>
      <w:lvlText w:val="%9."/>
      <w:lvlJc w:val="right"/>
      <w:pPr>
        <w:ind w:left="6480" w:hanging="180"/>
      </w:pPr>
    </w:lvl>
  </w:abstractNum>
  <w:abstractNum w:abstractNumId="45" w15:restartNumberingAfterBreak="0">
    <w:nsid w:val="720BF8A5"/>
    <w:multiLevelType w:val="hybridMultilevel"/>
    <w:tmpl w:val="F42E21D6"/>
    <w:lvl w:ilvl="0" w:tplc="81E6FDA6">
      <w:start w:val="1"/>
      <w:numFmt w:val="bullet"/>
      <w:lvlText w:val="-"/>
      <w:lvlJc w:val="left"/>
      <w:pPr>
        <w:ind w:left="720" w:hanging="360"/>
      </w:pPr>
      <w:rPr>
        <w:rFonts w:ascii="Calibri" w:hAnsi="Calibri" w:hint="default"/>
      </w:rPr>
    </w:lvl>
    <w:lvl w:ilvl="1" w:tplc="55868220">
      <w:start w:val="1"/>
      <w:numFmt w:val="bullet"/>
      <w:lvlText w:val="o"/>
      <w:lvlJc w:val="left"/>
      <w:pPr>
        <w:ind w:left="1440" w:hanging="360"/>
      </w:pPr>
      <w:rPr>
        <w:rFonts w:ascii="Courier New" w:hAnsi="Courier New" w:hint="default"/>
      </w:rPr>
    </w:lvl>
    <w:lvl w:ilvl="2" w:tplc="63F40B0C">
      <w:start w:val="1"/>
      <w:numFmt w:val="bullet"/>
      <w:lvlText w:val=""/>
      <w:lvlJc w:val="left"/>
      <w:pPr>
        <w:ind w:left="2160" w:hanging="360"/>
      </w:pPr>
      <w:rPr>
        <w:rFonts w:ascii="Wingdings" w:hAnsi="Wingdings" w:hint="default"/>
      </w:rPr>
    </w:lvl>
    <w:lvl w:ilvl="3" w:tplc="1C3A62BA">
      <w:start w:val="1"/>
      <w:numFmt w:val="bullet"/>
      <w:lvlText w:val=""/>
      <w:lvlJc w:val="left"/>
      <w:pPr>
        <w:ind w:left="2880" w:hanging="360"/>
      </w:pPr>
      <w:rPr>
        <w:rFonts w:ascii="Symbol" w:hAnsi="Symbol" w:hint="default"/>
      </w:rPr>
    </w:lvl>
    <w:lvl w:ilvl="4" w:tplc="F7A405D4">
      <w:start w:val="1"/>
      <w:numFmt w:val="bullet"/>
      <w:lvlText w:val="o"/>
      <w:lvlJc w:val="left"/>
      <w:pPr>
        <w:ind w:left="3600" w:hanging="360"/>
      </w:pPr>
      <w:rPr>
        <w:rFonts w:ascii="Courier New" w:hAnsi="Courier New" w:hint="default"/>
      </w:rPr>
    </w:lvl>
    <w:lvl w:ilvl="5" w:tplc="160C3BA4">
      <w:start w:val="1"/>
      <w:numFmt w:val="bullet"/>
      <w:lvlText w:val=""/>
      <w:lvlJc w:val="left"/>
      <w:pPr>
        <w:ind w:left="4320" w:hanging="360"/>
      </w:pPr>
      <w:rPr>
        <w:rFonts w:ascii="Wingdings" w:hAnsi="Wingdings" w:hint="default"/>
      </w:rPr>
    </w:lvl>
    <w:lvl w:ilvl="6" w:tplc="80A0005E">
      <w:start w:val="1"/>
      <w:numFmt w:val="bullet"/>
      <w:lvlText w:val=""/>
      <w:lvlJc w:val="left"/>
      <w:pPr>
        <w:ind w:left="5040" w:hanging="360"/>
      </w:pPr>
      <w:rPr>
        <w:rFonts w:ascii="Symbol" w:hAnsi="Symbol" w:hint="default"/>
      </w:rPr>
    </w:lvl>
    <w:lvl w:ilvl="7" w:tplc="90209F76">
      <w:start w:val="1"/>
      <w:numFmt w:val="bullet"/>
      <w:lvlText w:val="o"/>
      <w:lvlJc w:val="left"/>
      <w:pPr>
        <w:ind w:left="5760" w:hanging="360"/>
      </w:pPr>
      <w:rPr>
        <w:rFonts w:ascii="Courier New" w:hAnsi="Courier New" w:hint="default"/>
      </w:rPr>
    </w:lvl>
    <w:lvl w:ilvl="8" w:tplc="F7E2662A">
      <w:start w:val="1"/>
      <w:numFmt w:val="bullet"/>
      <w:lvlText w:val=""/>
      <w:lvlJc w:val="left"/>
      <w:pPr>
        <w:ind w:left="6480" w:hanging="360"/>
      </w:pPr>
      <w:rPr>
        <w:rFonts w:ascii="Wingdings" w:hAnsi="Wingdings" w:hint="default"/>
      </w:rPr>
    </w:lvl>
  </w:abstractNum>
  <w:abstractNum w:abstractNumId="46" w15:restartNumberingAfterBreak="0">
    <w:nsid w:val="761E5DD4"/>
    <w:multiLevelType w:val="hybridMultilevel"/>
    <w:tmpl w:val="3EE2B79C"/>
    <w:lvl w:ilvl="0" w:tplc="7996D602">
      <w:start w:val="1"/>
      <w:numFmt w:val="decimal"/>
      <w:lvlText w:val="%1."/>
      <w:lvlJc w:val="left"/>
      <w:pPr>
        <w:ind w:left="720" w:hanging="360"/>
      </w:pPr>
    </w:lvl>
    <w:lvl w:ilvl="1" w:tplc="96F84C0E">
      <w:start w:val="1"/>
      <w:numFmt w:val="decimal"/>
      <w:lvlText w:val="%2.5"/>
      <w:lvlJc w:val="left"/>
      <w:pPr>
        <w:ind w:left="1440" w:hanging="360"/>
      </w:pPr>
    </w:lvl>
    <w:lvl w:ilvl="2" w:tplc="2048EAD8">
      <w:start w:val="1"/>
      <w:numFmt w:val="lowerRoman"/>
      <w:lvlText w:val="%3."/>
      <w:lvlJc w:val="right"/>
      <w:pPr>
        <w:ind w:left="2160" w:hanging="180"/>
      </w:pPr>
    </w:lvl>
    <w:lvl w:ilvl="3" w:tplc="F24C07D2">
      <w:start w:val="1"/>
      <w:numFmt w:val="decimal"/>
      <w:lvlText w:val="%4."/>
      <w:lvlJc w:val="left"/>
      <w:pPr>
        <w:ind w:left="2880" w:hanging="360"/>
      </w:pPr>
    </w:lvl>
    <w:lvl w:ilvl="4" w:tplc="67CC7F08">
      <w:start w:val="1"/>
      <w:numFmt w:val="lowerLetter"/>
      <w:lvlText w:val="%5."/>
      <w:lvlJc w:val="left"/>
      <w:pPr>
        <w:ind w:left="3600" w:hanging="360"/>
      </w:pPr>
    </w:lvl>
    <w:lvl w:ilvl="5" w:tplc="D856F02C">
      <w:start w:val="1"/>
      <w:numFmt w:val="lowerRoman"/>
      <w:lvlText w:val="%6."/>
      <w:lvlJc w:val="right"/>
      <w:pPr>
        <w:ind w:left="4320" w:hanging="180"/>
      </w:pPr>
    </w:lvl>
    <w:lvl w:ilvl="6" w:tplc="84BE08F8">
      <w:start w:val="1"/>
      <w:numFmt w:val="decimal"/>
      <w:lvlText w:val="%7."/>
      <w:lvlJc w:val="left"/>
      <w:pPr>
        <w:ind w:left="5040" w:hanging="360"/>
      </w:pPr>
    </w:lvl>
    <w:lvl w:ilvl="7" w:tplc="4D52BFAA">
      <w:start w:val="1"/>
      <w:numFmt w:val="lowerLetter"/>
      <w:lvlText w:val="%8."/>
      <w:lvlJc w:val="left"/>
      <w:pPr>
        <w:ind w:left="5760" w:hanging="360"/>
      </w:pPr>
    </w:lvl>
    <w:lvl w:ilvl="8" w:tplc="575A767E">
      <w:start w:val="1"/>
      <w:numFmt w:val="lowerRoman"/>
      <w:lvlText w:val="%9."/>
      <w:lvlJc w:val="right"/>
      <w:pPr>
        <w:ind w:left="6480" w:hanging="180"/>
      </w:pPr>
    </w:lvl>
  </w:abstractNum>
  <w:abstractNum w:abstractNumId="47" w15:restartNumberingAfterBreak="0">
    <w:nsid w:val="76E665ED"/>
    <w:multiLevelType w:val="hybridMultilevel"/>
    <w:tmpl w:val="FF9CA6B2"/>
    <w:lvl w:ilvl="0" w:tplc="7F92A4A4">
      <w:start w:val="1"/>
      <w:numFmt w:val="bullet"/>
      <w:lvlText w:val="-"/>
      <w:lvlJc w:val="left"/>
      <w:pPr>
        <w:ind w:left="720" w:hanging="360"/>
      </w:pPr>
      <w:rPr>
        <w:rFonts w:ascii="Aptos" w:hAnsi="Aptos" w:hint="default"/>
      </w:rPr>
    </w:lvl>
    <w:lvl w:ilvl="1" w:tplc="D898D1BA">
      <w:start w:val="1"/>
      <w:numFmt w:val="bullet"/>
      <w:lvlText w:val="o"/>
      <w:lvlJc w:val="left"/>
      <w:pPr>
        <w:ind w:left="1440" w:hanging="360"/>
      </w:pPr>
      <w:rPr>
        <w:rFonts w:ascii="Courier New" w:hAnsi="Courier New" w:hint="default"/>
      </w:rPr>
    </w:lvl>
    <w:lvl w:ilvl="2" w:tplc="85105E9A">
      <w:start w:val="1"/>
      <w:numFmt w:val="bullet"/>
      <w:lvlText w:val=""/>
      <w:lvlJc w:val="left"/>
      <w:pPr>
        <w:ind w:left="2160" w:hanging="360"/>
      </w:pPr>
      <w:rPr>
        <w:rFonts w:ascii="Wingdings" w:hAnsi="Wingdings" w:hint="default"/>
      </w:rPr>
    </w:lvl>
    <w:lvl w:ilvl="3" w:tplc="CB9A7BB0">
      <w:start w:val="1"/>
      <w:numFmt w:val="bullet"/>
      <w:lvlText w:val=""/>
      <w:lvlJc w:val="left"/>
      <w:pPr>
        <w:ind w:left="2880" w:hanging="360"/>
      </w:pPr>
      <w:rPr>
        <w:rFonts w:ascii="Symbol" w:hAnsi="Symbol" w:hint="default"/>
      </w:rPr>
    </w:lvl>
    <w:lvl w:ilvl="4" w:tplc="85D8475C">
      <w:start w:val="1"/>
      <w:numFmt w:val="bullet"/>
      <w:lvlText w:val="o"/>
      <w:lvlJc w:val="left"/>
      <w:pPr>
        <w:ind w:left="3600" w:hanging="360"/>
      </w:pPr>
      <w:rPr>
        <w:rFonts w:ascii="Courier New" w:hAnsi="Courier New" w:hint="default"/>
      </w:rPr>
    </w:lvl>
    <w:lvl w:ilvl="5" w:tplc="0682E762">
      <w:start w:val="1"/>
      <w:numFmt w:val="bullet"/>
      <w:lvlText w:val=""/>
      <w:lvlJc w:val="left"/>
      <w:pPr>
        <w:ind w:left="4320" w:hanging="360"/>
      </w:pPr>
      <w:rPr>
        <w:rFonts w:ascii="Wingdings" w:hAnsi="Wingdings" w:hint="default"/>
      </w:rPr>
    </w:lvl>
    <w:lvl w:ilvl="6" w:tplc="42FAC6D6">
      <w:start w:val="1"/>
      <w:numFmt w:val="bullet"/>
      <w:lvlText w:val=""/>
      <w:lvlJc w:val="left"/>
      <w:pPr>
        <w:ind w:left="5040" w:hanging="360"/>
      </w:pPr>
      <w:rPr>
        <w:rFonts w:ascii="Symbol" w:hAnsi="Symbol" w:hint="default"/>
      </w:rPr>
    </w:lvl>
    <w:lvl w:ilvl="7" w:tplc="772658D4">
      <w:start w:val="1"/>
      <w:numFmt w:val="bullet"/>
      <w:lvlText w:val="o"/>
      <w:lvlJc w:val="left"/>
      <w:pPr>
        <w:ind w:left="5760" w:hanging="360"/>
      </w:pPr>
      <w:rPr>
        <w:rFonts w:ascii="Courier New" w:hAnsi="Courier New" w:hint="default"/>
      </w:rPr>
    </w:lvl>
    <w:lvl w:ilvl="8" w:tplc="27485ACC">
      <w:start w:val="1"/>
      <w:numFmt w:val="bullet"/>
      <w:lvlText w:val=""/>
      <w:lvlJc w:val="left"/>
      <w:pPr>
        <w:ind w:left="6480" w:hanging="360"/>
      </w:pPr>
      <w:rPr>
        <w:rFonts w:ascii="Wingdings" w:hAnsi="Wingdings" w:hint="default"/>
      </w:rPr>
    </w:lvl>
  </w:abstractNum>
  <w:num w:numId="1" w16cid:durableId="788161541">
    <w:abstractNumId w:val="25"/>
  </w:num>
  <w:num w:numId="2" w16cid:durableId="977994841">
    <w:abstractNumId w:val="0"/>
  </w:num>
  <w:num w:numId="3" w16cid:durableId="52438096">
    <w:abstractNumId w:val="14"/>
  </w:num>
  <w:num w:numId="4" w16cid:durableId="726537036">
    <w:abstractNumId w:val="17"/>
  </w:num>
  <w:num w:numId="5" w16cid:durableId="1740860731">
    <w:abstractNumId w:val="5"/>
  </w:num>
  <w:num w:numId="6" w16cid:durableId="213008774">
    <w:abstractNumId w:val="35"/>
  </w:num>
  <w:num w:numId="7" w16cid:durableId="214051178">
    <w:abstractNumId w:val="9"/>
  </w:num>
  <w:num w:numId="8" w16cid:durableId="1028026951">
    <w:abstractNumId w:val="29"/>
  </w:num>
  <w:num w:numId="9" w16cid:durableId="184948019">
    <w:abstractNumId w:val="33"/>
  </w:num>
  <w:num w:numId="10" w16cid:durableId="1340697309">
    <w:abstractNumId w:val="12"/>
  </w:num>
  <w:num w:numId="11" w16cid:durableId="253826992">
    <w:abstractNumId w:val="36"/>
  </w:num>
  <w:num w:numId="12" w16cid:durableId="1851262686">
    <w:abstractNumId w:val="41"/>
  </w:num>
  <w:num w:numId="13" w16cid:durableId="386034945">
    <w:abstractNumId w:val="38"/>
  </w:num>
  <w:num w:numId="14" w16cid:durableId="973753419">
    <w:abstractNumId w:val="30"/>
  </w:num>
  <w:num w:numId="15" w16cid:durableId="70320579">
    <w:abstractNumId w:val="39"/>
  </w:num>
  <w:num w:numId="16" w16cid:durableId="822619689">
    <w:abstractNumId w:val="15"/>
  </w:num>
  <w:num w:numId="17" w16cid:durableId="541088942">
    <w:abstractNumId w:val="44"/>
  </w:num>
  <w:num w:numId="18" w16cid:durableId="376466451">
    <w:abstractNumId w:val="45"/>
  </w:num>
  <w:num w:numId="19" w16cid:durableId="911309419">
    <w:abstractNumId w:val="18"/>
  </w:num>
  <w:num w:numId="20" w16cid:durableId="1569683917">
    <w:abstractNumId w:val="10"/>
  </w:num>
  <w:num w:numId="21" w16cid:durableId="498623880">
    <w:abstractNumId w:val="26"/>
  </w:num>
  <w:num w:numId="22" w16cid:durableId="1134057242">
    <w:abstractNumId w:val="22"/>
  </w:num>
  <w:num w:numId="23" w16cid:durableId="1082680582">
    <w:abstractNumId w:val="46"/>
  </w:num>
  <w:num w:numId="24" w16cid:durableId="2082680464">
    <w:abstractNumId w:val="11"/>
  </w:num>
  <w:num w:numId="25" w16cid:durableId="1586911884">
    <w:abstractNumId w:val="20"/>
  </w:num>
  <w:num w:numId="26" w16cid:durableId="1131676133">
    <w:abstractNumId w:val="7"/>
  </w:num>
  <w:num w:numId="27" w16cid:durableId="639456118">
    <w:abstractNumId w:val="16"/>
  </w:num>
  <w:num w:numId="28" w16cid:durableId="383480880">
    <w:abstractNumId w:val="6"/>
  </w:num>
  <w:num w:numId="29" w16cid:durableId="659112545">
    <w:abstractNumId w:val="2"/>
  </w:num>
  <w:num w:numId="30" w16cid:durableId="388456374">
    <w:abstractNumId w:val="3"/>
  </w:num>
  <w:num w:numId="31" w16cid:durableId="417793288">
    <w:abstractNumId w:val="21"/>
  </w:num>
  <w:num w:numId="32" w16cid:durableId="98333061">
    <w:abstractNumId w:val="4"/>
  </w:num>
  <w:num w:numId="33" w16cid:durableId="2028629136">
    <w:abstractNumId w:val="40"/>
  </w:num>
  <w:num w:numId="34" w16cid:durableId="662204717">
    <w:abstractNumId w:val="32"/>
  </w:num>
  <w:num w:numId="35" w16cid:durableId="1437209183">
    <w:abstractNumId w:val="28"/>
  </w:num>
  <w:num w:numId="36" w16cid:durableId="2129203715">
    <w:abstractNumId w:val="31"/>
  </w:num>
  <w:num w:numId="37" w16cid:durableId="1331373041">
    <w:abstractNumId w:val="37"/>
  </w:num>
  <w:num w:numId="38" w16cid:durableId="2056732788">
    <w:abstractNumId w:val="24"/>
  </w:num>
  <w:num w:numId="39" w16cid:durableId="1497066109">
    <w:abstractNumId w:val="47"/>
  </w:num>
  <w:num w:numId="40" w16cid:durableId="1842962300">
    <w:abstractNumId w:val="1"/>
  </w:num>
  <w:num w:numId="41" w16cid:durableId="704595602">
    <w:abstractNumId w:val="8"/>
  </w:num>
  <w:num w:numId="42" w16cid:durableId="1929195369">
    <w:abstractNumId w:val="27"/>
  </w:num>
  <w:num w:numId="43" w16cid:durableId="696851906">
    <w:abstractNumId w:val="34"/>
  </w:num>
  <w:num w:numId="44" w16cid:durableId="1729379930">
    <w:abstractNumId w:val="43"/>
  </w:num>
  <w:num w:numId="45" w16cid:durableId="806780169">
    <w:abstractNumId w:val="19"/>
  </w:num>
  <w:num w:numId="46" w16cid:durableId="1321807182">
    <w:abstractNumId w:val="13"/>
  </w:num>
  <w:num w:numId="47" w16cid:durableId="231044496">
    <w:abstractNumId w:val="42"/>
  </w:num>
  <w:num w:numId="48" w16cid:durableId="5908968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9E2250"/>
    <w:rsid w:val="00045A80"/>
    <w:rsid w:val="0005266E"/>
    <w:rsid w:val="00063D10"/>
    <w:rsid w:val="00096897"/>
    <w:rsid w:val="000B0016"/>
    <w:rsid w:val="000B2C7D"/>
    <w:rsid w:val="000F2FE2"/>
    <w:rsid w:val="00164C0B"/>
    <w:rsid w:val="00196A6D"/>
    <w:rsid w:val="001F5A7E"/>
    <w:rsid w:val="00203022"/>
    <w:rsid w:val="0021003F"/>
    <w:rsid w:val="00225205"/>
    <w:rsid w:val="00235C97"/>
    <w:rsid w:val="00247255"/>
    <w:rsid w:val="00264ED7"/>
    <w:rsid w:val="00294615"/>
    <w:rsid w:val="002C3061"/>
    <w:rsid w:val="002D7B4E"/>
    <w:rsid w:val="002F6ECE"/>
    <w:rsid w:val="003208EB"/>
    <w:rsid w:val="003515C7"/>
    <w:rsid w:val="00367A69"/>
    <w:rsid w:val="00390389"/>
    <w:rsid w:val="003E6180"/>
    <w:rsid w:val="0043117A"/>
    <w:rsid w:val="004C06B0"/>
    <w:rsid w:val="004C227F"/>
    <w:rsid w:val="005075E9"/>
    <w:rsid w:val="005735C2"/>
    <w:rsid w:val="005C5004"/>
    <w:rsid w:val="006617F4"/>
    <w:rsid w:val="0066364C"/>
    <w:rsid w:val="00685EB4"/>
    <w:rsid w:val="00696319"/>
    <w:rsid w:val="006C1364"/>
    <w:rsid w:val="007A4C84"/>
    <w:rsid w:val="007E280E"/>
    <w:rsid w:val="007E5FF0"/>
    <w:rsid w:val="0080797F"/>
    <w:rsid w:val="00854B12"/>
    <w:rsid w:val="00893C91"/>
    <w:rsid w:val="008B281D"/>
    <w:rsid w:val="00904A68"/>
    <w:rsid w:val="00933334"/>
    <w:rsid w:val="00970055"/>
    <w:rsid w:val="009722C1"/>
    <w:rsid w:val="009819C2"/>
    <w:rsid w:val="0098286D"/>
    <w:rsid w:val="009F2F00"/>
    <w:rsid w:val="00A236A8"/>
    <w:rsid w:val="00A51403"/>
    <w:rsid w:val="00AB222D"/>
    <w:rsid w:val="00AC3721"/>
    <w:rsid w:val="00B14975"/>
    <w:rsid w:val="00B44740"/>
    <w:rsid w:val="00B729C1"/>
    <w:rsid w:val="00BD48A1"/>
    <w:rsid w:val="00C03650"/>
    <w:rsid w:val="00C47CA2"/>
    <w:rsid w:val="00C8308F"/>
    <w:rsid w:val="00CF447A"/>
    <w:rsid w:val="00D71A07"/>
    <w:rsid w:val="00D84CB1"/>
    <w:rsid w:val="00DD1EF3"/>
    <w:rsid w:val="00DD5A54"/>
    <w:rsid w:val="00DD5C68"/>
    <w:rsid w:val="00DE7D88"/>
    <w:rsid w:val="00E24593"/>
    <w:rsid w:val="00E30498"/>
    <w:rsid w:val="00E359BF"/>
    <w:rsid w:val="00E431F7"/>
    <w:rsid w:val="00EF7061"/>
    <w:rsid w:val="00F30478"/>
    <w:rsid w:val="00F40414"/>
    <w:rsid w:val="00F4329B"/>
    <w:rsid w:val="00F4585C"/>
    <w:rsid w:val="00F66172"/>
    <w:rsid w:val="00FE4D5E"/>
    <w:rsid w:val="0140379E"/>
    <w:rsid w:val="01BCB470"/>
    <w:rsid w:val="020A15DF"/>
    <w:rsid w:val="02EEED73"/>
    <w:rsid w:val="02FA6ED4"/>
    <w:rsid w:val="0327ADE6"/>
    <w:rsid w:val="036A9C37"/>
    <w:rsid w:val="036C4DED"/>
    <w:rsid w:val="03CC9600"/>
    <w:rsid w:val="03F27CA9"/>
    <w:rsid w:val="0420C476"/>
    <w:rsid w:val="0427F0B1"/>
    <w:rsid w:val="051FD5C1"/>
    <w:rsid w:val="05846C59"/>
    <w:rsid w:val="0685D1F9"/>
    <w:rsid w:val="07100AE5"/>
    <w:rsid w:val="073A7871"/>
    <w:rsid w:val="07769326"/>
    <w:rsid w:val="0788459D"/>
    <w:rsid w:val="079E2250"/>
    <w:rsid w:val="0864E395"/>
    <w:rsid w:val="08C4A2C7"/>
    <w:rsid w:val="090421BF"/>
    <w:rsid w:val="0904469F"/>
    <w:rsid w:val="0917B356"/>
    <w:rsid w:val="09A6AC40"/>
    <w:rsid w:val="09EC7CA8"/>
    <w:rsid w:val="09EDCC1A"/>
    <w:rsid w:val="09F1ED61"/>
    <w:rsid w:val="0A515A10"/>
    <w:rsid w:val="0A8E3665"/>
    <w:rsid w:val="0A9A0448"/>
    <w:rsid w:val="0B1126F2"/>
    <w:rsid w:val="0C14A185"/>
    <w:rsid w:val="0C86B68D"/>
    <w:rsid w:val="0D493405"/>
    <w:rsid w:val="0D956E8E"/>
    <w:rsid w:val="0DC3CE30"/>
    <w:rsid w:val="0DD36C48"/>
    <w:rsid w:val="0EDE3D2E"/>
    <w:rsid w:val="0EE05D56"/>
    <w:rsid w:val="0F25D1BF"/>
    <w:rsid w:val="0F9FCCBC"/>
    <w:rsid w:val="0FEAE497"/>
    <w:rsid w:val="0FEFFBD3"/>
    <w:rsid w:val="108157BB"/>
    <w:rsid w:val="10A0B32B"/>
    <w:rsid w:val="10F0E822"/>
    <w:rsid w:val="11322A54"/>
    <w:rsid w:val="11727DE6"/>
    <w:rsid w:val="120E6B48"/>
    <w:rsid w:val="128A5E9A"/>
    <w:rsid w:val="1292D1DD"/>
    <w:rsid w:val="12FAC5E0"/>
    <w:rsid w:val="13C80F3A"/>
    <w:rsid w:val="13DDDE90"/>
    <w:rsid w:val="1474BD5B"/>
    <w:rsid w:val="14A97B73"/>
    <w:rsid w:val="15FB129C"/>
    <w:rsid w:val="1682C650"/>
    <w:rsid w:val="16A7630D"/>
    <w:rsid w:val="16FE08B3"/>
    <w:rsid w:val="17EBEEED"/>
    <w:rsid w:val="18175D6F"/>
    <w:rsid w:val="1AA58635"/>
    <w:rsid w:val="1AF853E1"/>
    <w:rsid w:val="1B1E7C5C"/>
    <w:rsid w:val="1B9F2B63"/>
    <w:rsid w:val="1BA50131"/>
    <w:rsid w:val="1BAFD09C"/>
    <w:rsid w:val="1BB761D9"/>
    <w:rsid w:val="1BC83C4F"/>
    <w:rsid w:val="1C09DA83"/>
    <w:rsid w:val="1C3175CA"/>
    <w:rsid w:val="1C74C8F9"/>
    <w:rsid w:val="1C908F45"/>
    <w:rsid w:val="1CB2C327"/>
    <w:rsid w:val="1D56C519"/>
    <w:rsid w:val="1D89B7B9"/>
    <w:rsid w:val="1E5CB32F"/>
    <w:rsid w:val="1E682286"/>
    <w:rsid w:val="1E7F448D"/>
    <w:rsid w:val="1EE6161C"/>
    <w:rsid w:val="1FF62F91"/>
    <w:rsid w:val="2040A73A"/>
    <w:rsid w:val="20418161"/>
    <w:rsid w:val="205743D5"/>
    <w:rsid w:val="208FE175"/>
    <w:rsid w:val="213F4DF2"/>
    <w:rsid w:val="219066CE"/>
    <w:rsid w:val="21F462A1"/>
    <w:rsid w:val="22F45913"/>
    <w:rsid w:val="230E81DA"/>
    <w:rsid w:val="23188CC0"/>
    <w:rsid w:val="236D0201"/>
    <w:rsid w:val="238DAABA"/>
    <w:rsid w:val="23C60D5F"/>
    <w:rsid w:val="23CCC8FE"/>
    <w:rsid w:val="23D9438D"/>
    <w:rsid w:val="241F48C1"/>
    <w:rsid w:val="249C843A"/>
    <w:rsid w:val="24B78EEA"/>
    <w:rsid w:val="25562A24"/>
    <w:rsid w:val="25A16DC3"/>
    <w:rsid w:val="25ABA1B7"/>
    <w:rsid w:val="26DF76EB"/>
    <w:rsid w:val="2730E00F"/>
    <w:rsid w:val="277F241E"/>
    <w:rsid w:val="27CFC814"/>
    <w:rsid w:val="27E3266F"/>
    <w:rsid w:val="280C0AA1"/>
    <w:rsid w:val="28C40DAE"/>
    <w:rsid w:val="28FF76CB"/>
    <w:rsid w:val="291DB7AA"/>
    <w:rsid w:val="2A187F67"/>
    <w:rsid w:val="2A97879D"/>
    <w:rsid w:val="2B2B12D3"/>
    <w:rsid w:val="2C120EB0"/>
    <w:rsid w:val="2C4CF397"/>
    <w:rsid w:val="2C4DEEFF"/>
    <w:rsid w:val="2C62B668"/>
    <w:rsid w:val="2C8CF5B2"/>
    <w:rsid w:val="2C97E4D8"/>
    <w:rsid w:val="2CE49F56"/>
    <w:rsid w:val="2CF605D2"/>
    <w:rsid w:val="2CF6CAE5"/>
    <w:rsid w:val="2D0F5141"/>
    <w:rsid w:val="2E15030A"/>
    <w:rsid w:val="2E1C87AA"/>
    <w:rsid w:val="2E85ED78"/>
    <w:rsid w:val="2EB57EE3"/>
    <w:rsid w:val="2ED9CD0D"/>
    <w:rsid w:val="2F528EDF"/>
    <w:rsid w:val="2FC989B1"/>
    <w:rsid w:val="2FD88518"/>
    <w:rsid w:val="3028B574"/>
    <w:rsid w:val="302D3D9D"/>
    <w:rsid w:val="3052004D"/>
    <w:rsid w:val="3081B158"/>
    <w:rsid w:val="324AA8C8"/>
    <w:rsid w:val="326B1B31"/>
    <w:rsid w:val="32968043"/>
    <w:rsid w:val="32D6DA70"/>
    <w:rsid w:val="332F8F43"/>
    <w:rsid w:val="33BE0392"/>
    <w:rsid w:val="33E6F89D"/>
    <w:rsid w:val="344395EE"/>
    <w:rsid w:val="34750CEF"/>
    <w:rsid w:val="34B76482"/>
    <w:rsid w:val="34CA5ED3"/>
    <w:rsid w:val="34F5D43A"/>
    <w:rsid w:val="34FC1831"/>
    <w:rsid w:val="35CBF321"/>
    <w:rsid w:val="35CF9AC0"/>
    <w:rsid w:val="371511C6"/>
    <w:rsid w:val="374B461B"/>
    <w:rsid w:val="386F40C2"/>
    <w:rsid w:val="38741958"/>
    <w:rsid w:val="393EE81C"/>
    <w:rsid w:val="399439E8"/>
    <w:rsid w:val="399CE5DA"/>
    <w:rsid w:val="39CFCDD8"/>
    <w:rsid w:val="3B5BA36F"/>
    <w:rsid w:val="3B621AF8"/>
    <w:rsid w:val="3B8ACCF6"/>
    <w:rsid w:val="3BB64D6C"/>
    <w:rsid w:val="3BB8DD1B"/>
    <w:rsid w:val="3CA640E7"/>
    <w:rsid w:val="3CAACBB3"/>
    <w:rsid w:val="3CED8F7B"/>
    <w:rsid w:val="3D48D071"/>
    <w:rsid w:val="3DA54535"/>
    <w:rsid w:val="3DDA7450"/>
    <w:rsid w:val="3E52312D"/>
    <w:rsid w:val="3F306DB6"/>
    <w:rsid w:val="3F6FE805"/>
    <w:rsid w:val="3FD76DBD"/>
    <w:rsid w:val="3FF0CE51"/>
    <w:rsid w:val="40693701"/>
    <w:rsid w:val="40B36476"/>
    <w:rsid w:val="40DD6CE6"/>
    <w:rsid w:val="40DDE323"/>
    <w:rsid w:val="417E42C9"/>
    <w:rsid w:val="420405A8"/>
    <w:rsid w:val="4250AB4B"/>
    <w:rsid w:val="436653DF"/>
    <w:rsid w:val="43E7C263"/>
    <w:rsid w:val="442F81B0"/>
    <w:rsid w:val="4433C3A3"/>
    <w:rsid w:val="447C96D1"/>
    <w:rsid w:val="4533488D"/>
    <w:rsid w:val="45956C62"/>
    <w:rsid w:val="45B14BB1"/>
    <w:rsid w:val="45E6E196"/>
    <w:rsid w:val="4603A57D"/>
    <w:rsid w:val="461C3966"/>
    <w:rsid w:val="462406ED"/>
    <w:rsid w:val="46935BE8"/>
    <w:rsid w:val="46B163AA"/>
    <w:rsid w:val="4735923A"/>
    <w:rsid w:val="4758322E"/>
    <w:rsid w:val="4782D6AB"/>
    <w:rsid w:val="47B944E2"/>
    <w:rsid w:val="47E9418F"/>
    <w:rsid w:val="4803B73C"/>
    <w:rsid w:val="481837A0"/>
    <w:rsid w:val="4828D104"/>
    <w:rsid w:val="4920491B"/>
    <w:rsid w:val="49303DD2"/>
    <w:rsid w:val="494722C3"/>
    <w:rsid w:val="4A401388"/>
    <w:rsid w:val="4AA8F100"/>
    <w:rsid w:val="4BDC4D01"/>
    <w:rsid w:val="4C0C8CB9"/>
    <w:rsid w:val="4C21738F"/>
    <w:rsid w:val="4C2C748C"/>
    <w:rsid w:val="4C413221"/>
    <w:rsid w:val="4D1156A2"/>
    <w:rsid w:val="4D7E7E29"/>
    <w:rsid w:val="4E5C69CE"/>
    <w:rsid w:val="4EA34A48"/>
    <w:rsid w:val="4ED5051C"/>
    <w:rsid w:val="4EF27DFF"/>
    <w:rsid w:val="4F75BCE7"/>
    <w:rsid w:val="4F86E3BB"/>
    <w:rsid w:val="5145BC3C"/>
    <w:rsid w:val="5194AE5E"/>
    <w:rsid w:val="51995492"/>
    <w:rsid w:val="51CB6703"/>
    <w:rsid w:val="5290DB0C"/>
    <w:rsid w:val="531BEA59"/>
    <w:rsid w:val="53F4473F"/>
    <w:rsid w:val="54095079"/>
    <w:rsid w:val="54192CE0"/>
    <w:rsid w:val="548C0A77"/>
    <w:rsid w:val="54CB070E"/>
    <w:rsid w:val="54F1B44C"/>
    <w:rsid w:val="551D67A5"/>
    <w:rsid w:val="5551E0BB"/>
    <w:rsid w:val="55D61C1E"/>
    <w:rsid w:val="57A8848A"/>
    <w:rsid w:val="57B1CFD0"/>
    <w:rsid w:val="57CB5BAA"/>
    <w:rsid w:val="58F063BD"/>
    <w:rsid w:val="59031D96"/>
    <w:rsid w:val="59773450"/>
    <w:rsid w:val="5A387670"/>
    <w:rsid w:val="5A3F60AB"/>
    <w:rsid w:val="5B85BCD1"/>
    <w:rsid w:val="5BCFE451"/>
    <w:rsid w:val="5BE297B2"/>
    <w:rsid w:val="5C010CAE"/>
    <w:rsid w:val="5C721F8E"/>
    <w:rsid w:val="5CB1A124"/>
    <w:rsid w:val="5CFCA666"/>
    <w:rsid w:val="5D9D7201"/>
    <w:rsid w:val="5E645AD4"/>
    <w:rsid w:val="5ED62407"/>
    <w:rsid w:val="5F508079"/>
    <w:rsid w:val="5F788607"/>
    <w:rsid w:val="5F796CFC"/>
    <w:rsid w:val="5F9FBFB1"/>
    <w:rsid w:val="5FA1DE6A"/>
    <w:rsid w:val="601A73A2"/>
    <w:rsid w:val="60E08DE8"/>
    <w:rsid w:val="614B36E5"/>
    <w:rsid w:val="61B2D3EB"/>
    <w:rsid w:val="61C76E1C"/>
    <w:rsid w:val="6292D8FC"/>
    <w:rsid w:val="62C24DD9"/>
    <w:rsid w:val="63336CD8"/>
    <w:rsid w:val="635D2F2C"/>
    <w:rsid w:val="6361569D"/>
    <w:rsid w:val="639F5BCB"/>
    <w:rsid w:val="63B880F8"/>
    <w:rsid w:val="6463CE7C"/>
    <w:rsid w:val="6514E3BD"/>
    <w:rsid w:val="6531E0A6"/>
    <w:rsid w:val="65BE8782"/>
    <w:rsid w:val="65C90323"/>
    <w:rsid w:val="661E952C"/>
    <w:rsid w:val="662FABF8"/>
    <w:rsid w:val="663A5A52"/>
    <w:rsid w:val="666C8B4E"/>
    <w:rsid w:val="66784924"/>
    <w:rsid w:val="667F21EB"/>
    <w:rsid w:val="66A2924E"/>
    <w:rsid w:val="66B85867"/>
    <w:rsid w:val="66C25DE5"/>
    <w:rsid w:val="66E2B942"/>
    <w:rsid w:val="66FE5A23"/>
    <w:rsid w:val="67137625"/>
    <w:rsid w:val="6715AA25"/>
    <w:rsid w:val="677594CB"/>
    <w:rsid w:val="681BFFA1"/>
    <w:rsid w:val="6851B25F"/>
    <w:rsid w:val="689D0BEF"/>
    <w:rsid w:val="68A3030F"/>
    <w:rsid w:val="68B934E5"/>
    <w:rsid w:val="68FAF0E0"/>
    <w:rsid w:val="6961DC57"/>
    <w:rsid w:val="6967710F"/>
    <w:rsid w:val="696D5610"/>
    <w:rsid w:val="69B9713F"/>
    <w:rsid w:val="6A069860"/>
    <w:rsid w:val="6A06BD8E"/>
    <w:rsid w:val="6A1E5AC3"/>
    <w:rsid w:val="6AB2EA7A"/>
    <w:rsid w:val="6AE044A7"/>
    <w:rsid w:val="6B0193F2"/>
    <w:rsid w:val="6B6223D9"/>
    <w:rsid w:val="6B981D21"/>
    <w:rsid w:val="6BA06082"/>
    <w:rsid w:val="6BBA58B8"/>
    <w:rsid w:val="6D4A01C5"/>
    <w:rsid w:val="6E10F344"/>
    <w:rsid w:val="6EBA2844"/>
    <w:rsid w:val="6F25EBCF"/>
    <w:rsid w:val="6F2C33F5"/>
    <w:rsid w:val="6F5C9E46"/>
    <w:rsid w:val="6F5E3A1F"/>
    <w:rsid w:val="6F5F9DB4"/>
    <w:rsid w:val="7028AD24"/>
    <w:rsid w:val="7050AA0B"/>
    <w:rsid w:val="70F6287E"/>
    <w:rsid w:val="70FEE787"/>
    <w:rsid w:val="727AF811"/>
    <w:rsid w:val="733D93AC"/>
    <w:rsid w:val="73492333"/>
    <w:rsid w:val="74379FE1"/>
    <w:rsid w:val="7482A87C"/>
    <w:rsid w:val="74847A3D"/>
    <w:rsid w:val="75254FFC"/>
    <w:rsid w:val="75C327C3"/>
    <w:rsid w:val="75E0D431"/>
    <w:rsid w:val="75EFD1FA"/>
    <w:rsid w:val="760CA082"/>
    <w:rsid w:val="764896EC"/>
    <w:rsid w:val="764E778E"/>
    <w:rsid w:val="778E7EEE"/>
    <w:rsid w:val="77A997FD"/>
    <w:rsid w:val="77B2574B"/>
    <w:rsid w:val="77F38612"/>
    <w:rsid w:val="78F23962"/>
    <w:rsid w:val="797043C1"/>
    <w:rsid w:val="79745358"/>
    <w:rsid w:val="79D5FDF7"/>
    <w:rsid w:val="79E67689"/>
    <w:rsid w:val="7A161080"/>
    <w:rsid w:val="7A5D5EF6"/>
    <w:rsid w:val="7A7E9F9A"/>
    <w:rsid w:val="7AB3653C"/>
    <w:rsid w:val="7B7FC2ED"/>
    <w:rsid w:val="7C03AAAF"/>
    <w:rsid w:val="7C3902B7"/>
    <w:rsid w:val="7C3EA6D6"/>
    <w:rsid w:val="7CE3CE19"/>
    <w:rsid w:val="7CF4C867"/>
    <w:rsid w:val="7D153531"/>
    <w:rsid w:val="7D292BD5"/>
    <w:rsid w:val="7D3A834B"/>
    <w:rsid w:val="7D3F52B1"/>
    <w:rsid w:val="7D64643F"/>
    <w:rsid w:val="7D8A8B50"/>
    <w:rsid w:val="7EC1A2FB"/>
    <w:rsid w:val="7ED25015"/>
    <w:rsid w:val="7EE3A623"/>
    <w:rsid w:val="7EFF800B"/>
    <w:rsid w:val="7F532590"/>
    <w:rsid w:val="7F64641B"/>
    <w:rsid w:val="7F6A46B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1118"/>
  <w15:chartTrackingRefBased/>
  <w15:docId w15:val="{1C27A5B5-2BBB-4951-BDE6-0A94066C5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13F4D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13F4D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7B4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13F4DF2"/>
    <w:pPr>
      <w:ind w:left="720"/>
      <w:contextualSpacing/>
    </w:pPr>
  </w:style>
  <w:style w:type="character" w:customStyle="1" w:styleId="Heading3Char">
    <w:name w:val="Heading 3 Char"/>
    <w:basedOn w:val="DefaultParagraphFont"/>
    <w:link w:val="Heading3"/>
    <w:uiPriority w:val="9"/>
    <w:rsid w:val="002D7B4E"/>
    <w:rPr>
      <w:rFonts w:eastAsiaTheme="majorEastAsia" w:cstheme="majorBidi"/>
      <w:color w:val="0F4761" w:themeColor="accent1" w:themeShade="BF"/>
      <w:sz w:val="28"/>
      <w:szCs w:val="28"/>
    </w:rPr>
  </w:style>
  <w:style w:type="paragraph" w:styleId="Title">
    <w:name w:val="Title"/>
    <w:basedOn w:val="Normal"/>
    <w:next w:val="Normal"/>
    <w:link w:val="TitleChar"/>
    <w:uiPriority w:val="99"/>
    <w:qFormat/>
    <w:rsid w:val="00203022"/>
    <w:pPr>
      <w:spacing w:after="80" w:line="240" w:lineRule="auto"/>
      <w:contextualSpacing/>
    </w:pPr>
    <w:rPr>
      <w:rFonts w:asciiTheme="majorHAnsi" w:eastAsiaTheme="majorEastAsia" w:hAnsiTheme="majorHAnsi" w:cstheme="majorBidi"/>
      <w:spacing w:val="-10"/>
      <w:kern w:val="28"/>
      <w:sz w:val="56"/>
      <w:szCs w:val="56"/>
      <w:lang w:val="fr-BE"/>
      <w14:ligatures w14:val="standardContextual"/>
    </w:rPr>
  </w:style>
  <w:style w:type="character" w:customStyle="1" w:styleId="TitleChar">
    <w:name w:val="Title Char"/>
    <w:basedOn w:val="DefaultParagraphFont"/>
    <w:link w:val="Title"/>
    <w:uiPriority w:val="99"/>
    <w:rsid w:val="00203022"/>
    <w:rPr>
      <w:rFonts w:asciiTheme="majorHAnsi" w:eastAsiaTheme="majorEastAsia" w:hAnsiTheme="majorHAnsi" w:cstheme="majorBidi"/>
      <w:spacing w:val="-10"/>
      <w:kern w:val="28"/>
      <w:sz w:val="56"/>
      <w:szCs w:val="56"/>
      <w:lang w:val="fr-BE"/>
      <w14:ligatures w14:val="standardContextual"/>
    </w:rPr>
  </w:style>
  <w:style w:type="paragraph" w:styleId="NoSpacing">
    <w:name w:val="No Spacing"/>
    <w:basedOn w:val="Normal"/>
    <w:uiPriority w:val="99"/>
    <w:qFormat/>
    <w:rsid w:val="00203022"/>
    <w:pPr>
      <w:spacing w:after="0" w:line="240" w:lineRule="auto"/>
    </w:pPr>
    <w:rPr>
      <w:rFonts w:ascii="Calibri" w:eastAsiaTheme="minorEastAsia" w:hAnsi="Calibri" w:cs="Calibri"/>
      <w:sz w:val="22"/>
      <w:szCs w:val="22"/>
      <w:lang w:val="en-US"/>
      <w14:ligatures w14:val="standardContextual"/>
    </w:rPr>
  </w:style>
  <w:style w:type="paragraph" w:styleId="TOC1">
    <w:name w:val="toc 1"/>
    <w:basedOn w:val="Normal"/>
    <w:next w:val="Normal"/>
    <w:autoRedefine/>
    <w:uiPriority w:val="39"/>
    <w:rsid w:val="00203022"/>
    <w:pPr>
      <w:suppressAutoHyphens/>
      <w:overflowPunct w:val="0"/>
      <w:autoSpaceDE w:val="0"/>
      <w:autoSpaceDN w:val="0"/>
      <w:adjustRightInd w:val="0"/>
      <w:spacing w:before="120" w:after="120" w:line="240" w:lineRule="auto"/>
      <w:jc w:val="both"/>
      <w:textAlignment w:val="baseline"/>
    </w:pPr>
    <w:rPr>
      <w:rFonts w:ascii="Verdana" w:eastAsiaTheme="minorEastAsia" w:hAnsi="Verdana" w:cs="Verdana"/>
      <w:b/>
      <w:bCs/>
      <w:caps/>
      <w:sz w:val="20"/>
      <w:szCs w:val="20"/>
      <w:lang w:val="fr-BE" w:eastAsia="fr-FR"/>
      <w14:ligatures w14:val="standardContextual"/>
    </w:rPr>
  </w:style>
  <w:style w:type="paragraph" w:styleId="TOC2">
    <w:name w:val="toc 2"/>
    <w:basedOn w:val="Normal"/>
    <w:next w:val="Normal"/>
    <w:autoRedefine/>
    <w:uiPriority w:val="39"/>
    <w:rsid w:val="00203022"/>
    <w:pPr>
      <w:suppressAutoHyphens/>
      <w:overflowPunct w:val="0"/>
      <w:autoSpaceDE w:val="0"/>
      <w:autoSpaceDN w:val="0"/>
      <w:adjustRightInd w:val="0"/>
      <w:spacing w:after="0" w:line="240" w:lineRule="auto"/>
      <w:ind w:left="200"/>
      <w:jc w:val="both"/>
      <w:textAlignment w:val="baseline"/>
    </w:pPr>
    <w:rPr>
      <w:rFonts w:ascii="Verdana" w:eastAsiaTheme="minorEastAsia" w:hAnsi="Verdana" w:cs="Verdana"/>
      <w:smallCaps/>
      <w:sz w:val="20"/>
      <w:szCs w:val="20"/>
      <w:lang w:val="fr-BE" w:eastAsia="fr-FR"/>
      <w14:ligatures w14:val="standardContextual"/>
    </w:rPr>
  </w:style>
  <w:style w:type="character" w:styleId="Hyperlink">
    <w:name w:val="Hyperlink"/>
    <w:basedOn w:val="DefaultParagraphFont"/>
    <w:uiPriority w:val="99"/>
    <w:rsid w:val="00203022"/>
    <w:rPr>
      <w:rFonts w:ascii="Times New Roman" w:hAnsi="Times New Roman" w:cs="Times New Roman"/>
      <w:color w:val="0000FF"/>
      <w:u w:val="single"/>
    </w:rPr>
  </w:style>
  <w:style w:type="paragraph" w:styleId="TOC3">
    <w:name w:val="toc 3"/>
    <w:basedOn w:val="Normal"/>
    <w:next w:val="Normal"/>
    <w:autoRedefine/>
    <w:uiPriority w:val="39"/>
    <w:unhideWhenUsed/>
    <w:rsid w:val="00AB222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2280</Words>
  <Characters>12540</Characters>
  <Application>Microsoft Office Word</Application>
  <DocSecurity>0</DocSecurity>
  <Lines>104</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Giacomel Giani</dc:creator>
  <cp:keywords/>
  <dc:description/>
  <cp:lastModifiedBy>Giacomel Giani</cp:lastModifiedBy>
  <cp:revision>77</cp:revision>
  <dcterms:created xsi:type="dcterms:W3CDTF">2026-09-06T14:23:00Z</dcterms:created>
  <dcterms:modified xsi:type="dcterms:W3CDTF">2026-09-27T13:00:00Z</dcterms:modified>
</cp:coreProperties>
</file>